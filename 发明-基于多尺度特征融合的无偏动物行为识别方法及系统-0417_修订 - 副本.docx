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rPr>
          <w:rFonts w:hint="eastAsia" w:ascii="宋体" w:hAnsi="宋体"/>
          <w:b/>
          <w:bCs/>
          <w:kern w:val="44"/>
          <w:sz w:val="28"/>
          <w:szCs w:val="28"/>
        </w:rPr>
      </w:pPr>
      <w:r>
        <w:rPr>
          <w:rFonts w:hint="eastAsia" w:ascii="宋体" w:hAnsi="宋体"/>
          <w:b/>
          <w:bCs/>
          <w:kern w:val="44"/>
          <w:sz w:val="28"/>
          <w:szCs w:val="28"/>
        </w:rPr>
        <w:t>发明内容</w:t>
      </w:r>
    </w:p>
    <w:p>
      <w:pPr>
        <w:adjustRightInd w:val="0"/>
        <w:snapToGrid w:val="0"/>
        <w:spacing w:line="360" w:lineRule="auto"/>
        <w:ind w:firstLine="560" w:firstLineChars="200"/>
        <w:rPr>
          <w:rFonts w:hint="eastAsia" w:ascii="宋体" w:hAnsi="宋体"/>
          <w:bCs/>
          <w:kern w:val="44"/>
          <w:sz w:val="28"/>
          <w:szCs w:val="28"/>
        </w:rPr>
      </w:pPr>
      <w:r>
        <w:rPr>
          <w:rFonts w:ascii="宋体" w:hAnsi="宋体"/>
          <w:bCs/>
          <w:kern w:val="44"/>
          <w:sz w:val="28"/>
          <w:szCs w:val="28"/>
        </w:rPr>
        <w:t>本发明是为了克服现有技术中</w:t>
      </w:r>
      <w:r>
        <w:rPr>
          <w:rFonts w:hint="eastAsia" w:ascii="宋体" w:hAnsi="宋体"/>
          <w:bCs/>
          <w:kern w:val="44"/>
          <w:sz w:val="28"/>
          <w:szCs w:val="28"/>
        </w:rPr>
        <w:t>，现有方法在特定行为识别中，存在特征提取不充分（采样频率次优）和分类性能不均衡等问题</w:t>
      </w:r>
      <w:r>
        <w:rPr>
          <w:rFonts w:hint="eastAsia" w:ascii="宋体" w:hAnsi="宋体"/>
          <w:sz w:val="28"/>
          <w:szCs w:val="28"/>
        </w:rPr>
        <w:t>，</w:t>
      </w:r>
      <w:r>
        <w:rPr>
          <w:rFonts w:ascii="宋体" w:hAnsi="宋体"/>
          <w:sz w:val="28"/>
          <w:szCs w:val="28"/>
        </w:rPr>
        <w:t>提供了一种能够</w:t>
      </w:r>
      <w:r>
        <w:rPr>
          <w:rFonts w:hint="eastAsia" w:ascii="宋体" w:hAnsi="宋体"/>
          <w:bCs/>
          <w:kern w:val="44"/>
          <w:sz w:val="28"/>
          <w:szCs w:val="28"/>
        </w:rPr>
        <w:t>通过构建多尺度采样特征融合网络，并结合分类器动态校准机制，实现对各类行为精准区分的基于多尺度特征融合的无偏动物行为识别方法及系统。</w:t>
      </w:r>
    </w:p>
    <w:p>
      <w:pPr>
        <w:adjustRightInd w:val="0"/>
        <w:snapToGrid w:val="0"/>
        <w:spacing w:line="360" w:lineRule="auto"/>
        <w:ind w:firstLine="560" w:firstLineChars="200"/>
        <w:rPr>
          <w:rFonts w:hint="eastAsia" w:ascii="宋体" w:hAnsi="宋体"/>
          <w:bCs/>
          <w:kern w:val="44"/>
          <w:sz w:val="28"/>
          <w:szCs w:val="28"/>
        </w:rPr>
      </w:pPr>
      <w:r>
        <w:rPr>
          <w:rFonts w:hint="eastAsia" w:ascii="宋体" w:hAnsi="宋体"/>
          <w:bCs/>
          <w:kern w:val="44"/>
          <w:sz w:val="28"/>
          <w:szCs w:val="28"/>
        </w:rPr>
        <w:t>为了达到上述发明目的，本发明采用以下技术方案：</w:t>
      </w:r>
    </w:p>
    <w:p>
      <w:pPr>
        <w:adjustRightInd w:val="0"/>
        <w:snapToGrid w:val="0"/>
        <w:spacing w:line="360" w:lineRule="auto"/>
        <w:ind w:firstLine="560" w:firstLineChars="200"/>
        <w:textAlignment w:val="center"/>
        <w:rPr>
          <w:rFonts w:hint="eastAsia" w:ascii="宋体" w:hAnsi="宋体"/>
          <w:bCs/>
          <w:kern w:val="44"/>
          <w:sz w:val="28"/>
          <w:szCs w:val="28"/>
        </w:rPr>
      </w:pPr>
      <w:r>
        <w:rPr>
          <w:rFonts w:hint="eastAsia" w:ascii="宋体" w:hAnsi="宋体"/>
          <w:bCs/>
          <w:kern w:val="44"/>
          <w:sz w:val="28"/>
          <w:szCs w:val="28"/>
        </w:rPr>
        <w:t>基于多尺度特征融合的无偏动物行为识别方法，包括如下步骤：</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S1，通过基于混合专家系统的多尺度特征融合模块，自适应地融合不同采样频率数据，用于捕捉各类行为的特异性表征；</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S2，通过神经坍缩驱动的分类器校准模块，最大化不同类别分类器权重向量间的夹角，用于实现在类别不均衡下的无偏动物行为分类；</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S3，采用类别平衡焦点损失作为损失函数对</w:t>
      </w:r>
      <w:bookmarkStart w:id="0" w:name="_Hlk195787411"/>
      <w:r>
        <w:rPr>
          <w:rFonts w:hint="eastAsia" w:ascii="宋体" w:hAnsi="宋体"/>
          <w:sz w:val="28"/>
          <w:szCs w:val="28"/>
        </w:rPr>
        <w:t>本方法提出的无偏动物行为分类模型</w:t>
      </w:r>
      <w:bookmarkEnd w:id="0"/>
      <w:r>
        <w:rPr>
          <w:rFonts w:hint="eastAsia" w:ascii="宋体" w:hAnsi="宋体"/>
          <w:sz w:val="28"/>
          <w:szCs w:val="28"/>
        </w:rPr>
        <w:t>进行优化。</w:t>
      </w:r>
    </w:p>
    <w:p>
      <w:pPr>
        <w:adjustRightInd w:val="0"/>
        <w:snapToGrid w:val="0"/>
        <w:spacing w:line="360" w:lineRule="auto"/>
        <w:ind w:firstLine="560" w:firstLineChars="200"/>
        <w:textAlignment w:val="center"/>
        <w:rPr>
          <w:rFonts w:hint="eastAsia" w:ascii="宋体" w:hAnsi="宋体"/>
          <w:sz w:val="28"/>
          <w:szCs w:val="28"/>
          <w:highlight w:val="yellow"/>
          <w:rPrChange w:id="0" w:author="微信用户" w:date="2025-09-05T12:26:06Z">
            <w:rPr>
              <w:rFonts w:hint="eastAsia" w:ascii="宋体" w:hAnsi="宋体"/>
              <w:sz w:val="28"/>
              <w:szCs w:val="28"/>
            </w:rPr>
          </w:rPrChange>
        </w:rPr>
      </w:pPr>
      <w:r>
        <w:rPr>
          <w:rFonts w:hint="eastAsia" w:ascii="宋体" w:hAnsi="宋体"/>
          <w:sz w:val="28"/>
          <w:szCs w:val="28"/>
          <w:highlight w:val="yellow"/>
          <w:rPrChange w:id="1" w:author="微信用户" w:date="2025-09-05T12:26:06Z">
            <w:rPr>
              <w:rFonts w:hint="eastAsia" w:ascii="宋体" w:hAnsi="宋体"/>
              <w:sz w:val="28"/>
              <w:szCs w:val="28"/>
            </w:rPr>
          </w:rPrChange>
        </w:rPr>
        <w:t>作为优选，步骤S1包括如下步骤：</w:t>
      </w:r>
    </w:p>
    <w:p>
      <w:pPr>
        <w:adjustRightInd w:val="0"/>
        <w:snapToGrid w:val="0"/>
        <w:spacing w:line="360" w:lineRule="auto"/>
        <w:ind w:firstLine="560" w:firstLineChars="200"/>
        <w:textAlignment w:val="center"/>
        <w:rPr>
          <w:rFonts w:hint="eastAsia" w:ascii="宋体" w:hAnsi="宋体"/>
          <w:sz w:val="28"/>
          <w:szCs w:val="28"/>
          <w:highlight w:val="yellow"/>
          <w:rPrChange w:id="2" w:author="微信用户" w:date="2025-09-05T12:26:06Z">
            <w:rPr>
              <w:rFonts w:hint="eastAsia" w:ascii="宋体" w:hAnsi="宋体"/>
              <w:sz w:val="28"/>
              <w:szCs w:val="28"/>
            </w:rPr>
          </w:rPrChange>
        </w:rPr>
      </w:pPr>
      <w:r>
        <w:rPr>
          <w:rFonts w:hint="eastAsia" w:ascii="宋体" w:hAnsi="宋体"/>
          <w:sz w:val="28"/>
          <w:szCs w:val="28"/>
          <w:highlight w:val="yellow"/>
          <w:rPrChange w:id="3" w:author="微信用户" w:date="2025-09-05T12:26:06Z">
            <w:rPr>
              <w:rFonts w:hint="eastAsia" w:ascii="宋体" w:hAnsi="宋体"/>
              <w:sz w:val="28"/>
              <w:szCs w:val="28"/>
            </w:rPr>
          </w:rPrChange>
        </w:rPr>
        <w:t>S11，在采样频率</w:t>
      </w:r>
      <m:oMath>
        <m:r>
          <m:rPr/>
          <w:rPr>
            <w:rFonts w:ascii="Cambria Math" w:hAnsi="Cambria Math"/>
            <w:sz w:val="28"/>
            <w:szCs w:val="28"/>
            <w:highlight w:val="yellow"/>
            <w:rPrChange w:id="4" w:author="微信用户" w:date="2025-09-05T12:26:06Z">
              <m:rPr/>
              <w:rPr>
                <w:rFonts w:ascii="Cambria Math" w:hAnsi="Cambria Math"/>
                <w:sz w:val="28"/>
                <w:szCs w:val="28"/>
              </w:rPr>
            </w:rPrChange>
          </w:rPr>
          <m:t>S1</m:t>
        </m:r>
      </m:oMath>
      <w:r>
        <w:rPr>
          <w:rFonts w:hint="eastAsia" w:ascii="宋体" w:hAnsi="宋体"/>
          <w:sz w:val="28"/>
          <w:szCs w:val="28"/>
          <w:highlight w:val="yellow"/>
          <w:rPrChange w:id="5" w:author="微信用户" w:date="2025-09-05T12:26:06Z">
            <w:rPr>
              <w:rFonts w:hint="eastAsia" w:ascii="宋体" w:hAnsi="宋体"/>
              <w:sz w:val="28"/>
              <w:szCs w:val="28"/>
            </w:rPr>
          </w:rPrChange>
        </w:rPr>
        <w:t>、</w:t>
      </w:r>
      <m:oMath>
        <m:r>
          <m:rPr/>
          <w:rPr>
            <w:rFonts w:ascii="Cambria Math" w:hAnsi="Cambria Math"/>
            <w:sz w:val="28"/>
            <w:szCs w:val="28"/>
            <w:highlight w:val="yellow"/>
            <w:rPrChange w:id="6" w:author="微信用户" w:date="2025-09-05T12:26:06Z">
              <m:rPr/>
              <w:rPr>
                <w:rFonts w:ascii="Cambria Math" w:hAnsi="Cambria Math"/>
                <w:sz w:val="28"/>
                <w:szCs w:val="28"/>
              </w:rPr>
            </w:rPrChange>
          </w:rPr>
          <m:t>S2</m:t>
        </m:r>
      </m:oMath>
      <w:r>
        <w:rPr>
          <w:rFonts w:hint="eastAsia" w:ascii="宋体" w:hAnsi="宋体"/>
          <w:iCs/>
          <w:sz w:val="28"/>
          <w:szCs w:val="28"/>
          <w:highlight w:val="yellow"/>
          <w:rPrChange w:id="7" w:author="微信用户" w:date="2025-09-05T12:26:06Z">
            <w:rPr>
              <w:rFonts w:hint="eastAsia" w:ascii="宋体" w:hAnsi="宋体"/>
              <w:iCs/>
              <w:sz w:val="28"/>
              <w:szCs w:val="28"/>
            </w:rPr>
          </w:rPrChange>
        </w:rPr>
        <w:t>、</w:t>
      </w:r>
      <m:oMath>
        <m:r>
          <m:rPr/>
          <w:rPr>
            <w:rFonts w:ascii="Cambria Math" w:hAnsi="Cambria Math"/>
            <w:sz w:val="28"/>
            <w:szCs w:val="28"/>
            <w:highlight w:val="yellow"/>
            <w:rPrChange w:id="8" w:author="微信用户" w:date="2025-09-05T12:26:06Z">
              <m:rPr/>
              <w:rPr>
                <w:rFonts w:ascii="Cambria Math" w:hAnsi="Cambria Math"/>
                <w:sz w:val="28"/>
                <w:szCs w:val="28"/>
              </w:rPr>
            </w:rPrChange>
          </w:rPr>
          <m:t>S3</m:t>
        </m:r>
      </m:oMath>
      <w:r>
        <w:rPr>
          <w:rFonts w:hint="eastAsia" w:ascii="宋体" w:hAnsi="宋体"/>
          <w:iCs/>
          <w:sz w:val="28"/>
          <w:szCs w:val="28"/>
          <w:highlight w:val="yellow"/>
          <w:rPrChange w:id="9" w:author="微信用户" w:date="2025-09-05T12:26:06Z">
            <w:rPr>
              <w:rFonts w:hint="eastAsia" w:ascii="宋体" w:hAnsi="宋体"/>
              <w:iCs/>
              <w:sz w:val="28"/>
              <w:szCs w:val="28"/>
            </w:rPr>
          </w:rPrChange>
        </w:rPr>
        <w:t>下分别采集相应的数据</w:t>
      </w:r>
      <m:oMath>
        <m:r>
          <m:rPr/>
          <w:rPr>
            <w:rFonts w:ascii="Cambria Math" w:hAnsi="Cambria Math"/>
            <w:sz w:val="28"/>
            <w:szCs w:val="28"/>
            <w:highlight w:val="yellow"/>
            <w:rPrChange w:id="10" w:author="微信用户" w:date="2025-09-05T12:26:06Z">
              <m:rPr/>
              <w:rPr>
                <w:rFonts w:ascii="Cambria Math" w:hAnsi="Cambria Math"/>
                <w:sz w:val="28"/>
                <w:szCs w:val="28"/>
              </w:rPr>
            </w:rPrChange>
          </w:rPr>
          <m:t>X1</m:t>
        </m:r>
      </m:oMath>
      <w:r>
        <w:rPr>
          <w:rFonts w:hint="eastAsia" w:ascii="宋体" w:hAnsi="宋体"/>
          <w:sz w:val="28"/>
          <w:szCs w:val="28"/>
          <w:highlight w:val="yellow"/>
          <w:rPrChange w:id="11" w:author="微信用户" w:date="2025-09-05T12:26:06Z">
            <w:rPr>
              <w:rFonts w:hint="eastAsia" w:ascii="宋体" w:hAnsi="宋体"/>
              <w:sz w:val="28"/>
              <w:szCs w:val="28"/>
            </w:rPr>
          </w:rPrChange>
        </w:rPr>
        <w:t>、</w:t>
      </w:r>
      <m:oMath>
        <m:r>
          <m:rPr/>
          <w:rPr>
            <w:rFonts w:ascii="Cambria Math" w:hAnsi="Cambria Math"/>
            <w:sz w:val="28"/>
            <w:szCs w:val="28"/>
            <w:highlight w:val="yellow"/>
            <w:rPrChange w:id="12" w:author="微信用户" w:date="2025-09-05T12:26:06Z">
              <m:rPr/>
              <w:rPr>
                <w:rFonts w:ascii="Cambria Math" w:hAnsi="Cambria Math"/>
                <w:sz w:val="28"/>
                <w:szCs w:val="28"/>
              </w:rPr>
            </w:rPrChange>
          </w:rPr>
          <m:t>X2</m:t>
        </m:r>
      </m:oMath>
      <w:r>
        <w:rPr>
          <w:rFonts w:hint="eastAsia" w:ascii="宋体" w:hAnsi="宋体"/>
          <w:iCs/>
          <w:sz w:val="28"/>
          <w:szCs w:val="28"/>
          <w:highlight w:val="yellow"/>
          <w:rPrChange w:id="13" w:author="微信用户" w:date="2025-09-05T12:26:06Z">
            <w:rPr>
              <w:rFonts w:hint="eastAsia" w:ascii="宋体" w:hAnsi="宋体"/>
              <w:iCs/>
              <w:sz w:val="28"/>
              <w:szCs w:val="28"/>
            </w:rPr>
          </w:rPrChange>
        </w:rPr>
        <w:t>、</w:t>
      </w:r>
      <m:oMath>
        <m:r>
          <m:rPr/>
          <w:rPr>
            <w:rFonts w:ascii="Cambria Math" w:hAnsi="Cambria Math"/>
            <w:sz w:val="28"/>
            <w:szCs w:val="28"/>
            <w:highlight w:val="yellow"/>
            <w:rPrChange w:id="14" w:author="微信用户" w:date="2025-09-05T12:26:06Z">
              <m:rPr/>
              <w:rPr>
                <w:rFonts w:ascii="Cambria Math" w:hAnsi="Cambria Math"/>
                <w:sz w:val="28"/>
                <w:szCs w:val="28"/>
              </w:rPr>
            </w:rPrChange>
          </w:rPr>
          <m:t>X3</m:t>
        </m:r>
      </m:oMath>
      <w:r>
        <w:rPr>
          <w:rFonts w:hint="eastAsia" w:ascii="宋体" w:hAnsi="宋体"/>
          <w:sz w:val="28"/>
          <w:szCs w:val="28"/>
          <w:highlight w:val="yellow"/>
          <w:rPrChange w:id="15" w:author="微信用户" w:date="2025-09-05T12:26:06Z">
            <w:rPr>
              <w:rFonts w:hint="eastAsia" w:ascii="宋体" w:hAnsi="宋体"/>
              <w:sz w:val="28"/>
              <w:szCs w:val="28"/>
            </w:rPr>
          </w:rPrChange>
        </w:rPr>
        <w:t>；</w:t>
      </w:r>
    </w:p>
    <w:p>
      <w:pPr>
        <w:adjustRightInd w:val="0"/>
        <w:snapToGrid w:val="0"/>
        <w:spacing w:line="360" w:lineRule="auto"/>
        <w:ind w:firstLine="560" w:firstLineChars="200"/>
        <w:textAlignment w:val="center"/>
        <w:rPr>
          <w:rFonts w:hint="eastAsia" w:ascii="宋体" w:hAnsi="宋体"/>
          <w:iCs/>
          <w:sz w:val="28"/>
          <w:szCs w:val="28"/>
          <w:highlight w:val="yellow"/>
          <w:rPrChange w:id="16" w:author="微信用户" w:date="2025-09-05T12:26:06Z">
            <w:rPr>
              <w:rFonts w:hint="eastAsia" w:ascii="宋体" w:hAnsi="宋体"/>
              <w:iCs/>
              <w:sz w:val="28"/>
              <w:szCs w:val="28"/>
            </w:rPr>
          </w:rPrChange>
        </w:rPr>
      </w:pPr>
      <w:r>
        <w:rPr>
          <w:rFonts w:hint="eastAsia" w:ascii="宋体" w:hAnsi="宋体"/>
          <w:sz w:val="28"/>
          <w:szCs w:val="28"/>
          <w:highlight w:val="yellow"/>
          <w:rPrChange w:id="17" w:author="微信用户" w:date="2025-09-05T12:26:06Z">
            <w:rPr>
              <w:rFonts w:hint="eastAsia" w:ascii="宋体" w:hAnsi="宋体"/>
              <w:sz w:val="28"/>
              <w:szCs w:val="28"/>
            </w:rPr>
          </w:rPrChange>
        </w:rPr>
        <w:t>其中，设定三个采样频率的值遵循</w:t>
      </w:r>
      <w:r>
        <w:rPr>
          <w:rFonts w:ascii="宋体" w:hAnsi="宋体"/>
          <w:i/>
          <w:sz w:val="28"/>
          <w:szCs w:val="28"/>
          <w:highlight w:val="yellow"/>
          <w:rPrChange w:id="18" w:author="微信用户" w:date="2025-09-05T12:26:06Z">
            <w:rPr>
              <w:rFonts w:ascii="宋体" w:hAnsi="宋体"/>
              <w:i/>
              <w:sz w:val="28"/>
              <w:szCs w:val="28"/>
            </w:rPr>
          </w:rPrChange>
        </w:rPr>
        <w:t xml:space="preserve"> </w:t>
      </w:r>
      <m:oMath>
        <m:r>
          <m:rPr/>
          <w:rPr>
            <w:rFonts w:ascii="Cambria Math" w:hAnsi="Cambria Math"/>
            <w:sz w:val="28"/>
            <w:szCs w:val="28"/>
            <w:highlight w:val="yellow"/>
            <w:rPrChange w:id="19" w:author="微信用户" w:date="2025-09-05T12:26:06Z">
              <m:rPr/>
              <w:rPr>
                <w:rFonts w:ascii="Cambria Math" w:hAnsi="Cambria Math"/>
                <w:sz w:val="28"/>
                <w:szCs w:val="28"/>
              </w:rPr>
            </w:rPrChange>
          </w:rPr>
          <m:t>S1&gt;S2&gt;S3</m:t>
        </m:r>
      </m:oMath>
      <w:r>
        <w:rPr>
          <w:rFonts w:hint="eastAsia" w:ascii="宋体" w:hAnsi="宋体"/>
          <w:iCs/>
          <w:sz w:val="28"/>
          <w:szCs w:val="28"/>
          <w:highlight w:val="yellow"/>
          <w:rPrChange w:id="20" w:author="微信用户" w:date="2025-09-05T12:26:06Z">
            <w:rPr>
              <w:rFonts w:hint="eastAsia" w:ascii="宋体" w:hAnsi="宋体"/>
              <w:iCs/>
              <w:sz w:val="28"/>
              <w:szCs w:val="28"/>
            </w:rPr>
          </w:rPrChange>
        </w:rPr>
        <w:t>的关系；</w:t>
      </w:r>
    </w:p>
    <w:p>
      <w:pPr>
        <w:adjustRightInd w:val="0"/>
        <w:snapToGrid w:val="0"/>
        <w:spacing w:line="360" w:lineRule="auto"/>
        <w:ind w:firstLine="560" w:firstLineChars="200"/>
        <w:textAlignment w:val="center"/>
        <w:rPr>
          <w:rFonts w:hint="eastAsia" w:ascii="宋体" w:hAnsi="宋体"/>
          <w:iCs/>
          <w:sz w:val="28"/>
          <w:szCs w:val="28"/>
          <w:highlight w:val="yellow"/>
          <w:rPrChange w:id="21" w:author="微信用户" w:date="2025-09-05T12:26:06Z">
            <w:rPr>
              <w:rFonts w:hint="eastAsia" w:ascii="宋体" w:hAnsi="宋体"/>
              <w:iCs/>
              <w:sz w:val="28"/>
              <w:szCs w:val="28"/>
            </w:rPr>
          </w:rPrChange>
        </w:rPr>
      </w:pPr>
      <w:r>
        <w:rPr>
          <w:rFonts w:hint="eastAsia" w:ascii="宋体" w:hAnsi="宋体"/>
          <w:sz w:val="28"/>
          <w:szCs w:val="28"/>
          <w:highlight w:val="yellow"/>
          <w:rPrChange w:id="22" w:author="微信用户" w:date="2025-09-05T12:26:06Z">
            <w:rPr>
              <w:rFonts w:hint="eastAsia" w:ascii="宋体" w:hAnsi="宋体"/>
              <w:sz w:val="28"/>
              <w:szCs w:val="28"/>
            </w:rPr>
          </w:rPrChange>
        </w:rPr>
        <w:t>S12，将</w:t>
      </w:r>
      <m:oMath>
        <m:r>
          <m:rPr/>
          <w:rPr>
            <w:rFonts w:ascii="Cambria Math" w:hAnsi="Cambria Math"/>
            <w:sz w:val="28"/>
            <w:szCs w:val="28"/>
            <w:highlight w:val="yellow"/>
            <w:rPrChange w:id="23" w:author="微信用户" w:date="2025-09-05T12:26:06Z">
              <m:rPr/>
              <w:rPr>
                <w:rFonts w:ascii="Cambria Math" w:hAnsi="Cambria Math"/>
                <w:sz w:val="28"/>
                <w:szCs w:val="28"/>
              </w:rPr>
            </w:rPrChange>
          </w:rPr>
          <m:t>X1</m:t>
        </m:r>
      </m:oMath>
      <w:r>
        <w:rPr>
          <w:rFonts w:hint="eastAsia" w:ascii="宋体" w:hAnsi="宋体"/>
          <w:sz w:val="28"/>
          <w:szCs w:val="28"/>
          <w:highlight w:val="yellow"/>
          <w:rPrChange w:id="24" w:author="微信用户" w:date="2025-09-05T12:26:06Z">
            <w:rPr>
              <w:rFonts w:hint="eastAsia" w:ascii="宋体" w:hAnsi="宋体"/>
              <w:sz w:val="28"/>
              <w:szCs w:val="28"/>
            </w:rPr>
          </w:rPrChange>
        </w:rPr>
        <w:t>、</w:t>
      </w:r>
      <m:oMath>
        <m:r>
          <m:rPr/>
          <w:rPr>
            <w:rFonts w:ascii="Cambria Math" w:hAnsi="Cambria Math"/>
            <w:sz w:val="28"/>
            <w:szCs w:val="28"/>
            <w:highlight w:val="yellow"/>
            <w:rPrChange w:id="25" w:author="微信用户" w:date="2025-09-05T12:26:06Z">
              <m:rPr/>
              <w:rPr>
                <w:rFonts w:ascii="Cambria Math" w:hAnsi="Cambria Math"/>
                <w:sz w:val="28"/>
                <w:szCs w:val="28"/>
              </w:rPr>
            </w:rPrChange>
          </w:rPr>
          <m:t>X</m:t>
        </m:r>
        <m:r>
          <m:rPr>
            <m:sty m:val="p"/>
          </m:rPr>
          <w:rPr>
            <w:rFonts w:ascii="Cambria Math" w:hAnsi="Cambria Math"/>
            <w:sz w:val="28"/>
            <w:szCs w:val="28"/>
            <w:highlight w:val="yellow"/>
            <w:rPrChange w:id="26" w:author="微信用户" w:date="2025-09-05T12:26:06Z">
              <m:rPr/>
              <w:rPr>
                <w:rFonts w:ascii="Cambria Math" w:hAnsi="Cambria Math"/>
                <w:sz w:val="28"/>
                <w:szCs w:val="28"/>
              </w:rPr>
            </w:rPrChange>
          </w:rPr>
          <m:t>2</m:t>
        </m:r>
      </m:oMath>
      <w:r>
        <w:rPr>
          <w:rFonts w:hint="eastAsia" w:ascii="宋体" w:hAnsi="宋体"/>
          <w:sz w:val="28"/>
          <w:szCs w:val="28"/>
          <w:highlight w:val="yellow"/>
          <w:rPrChange w:id="27" w:author="微信用户" w:date="2025-09-05T12:26:06Z">
            <w:rPr>
              <w:rFonts w:hint="eastAsia" w:ascii="宋体" w:hAnsi="宋体"/>
              <w:sz w:val="28"/>
              <w:szCs w:val="28"/>
            </w:rPr>
          </w:rPrChange>
        </w:rPr>
        <w:t>、</w:t>
      </w:r>
      <m:oMath>
        <m:r>
          <m:rPr/>
          <w:rPr>
            <w:rFonts w:ascii="Cambria Math" w:hAnsi="Cambria Math"/>
            <w:sz w:val="28"/>
            <w:szCs w:val="28"/>
            <w:highlight w:val="yellow"/>
            <w:rPrChange w:id="28" w:author="微信用户" w:date="2025-09-05T12:26:06Z">
              <m:rPr/>
              <w:rPr>
                <w:rFonts w:ascii="Cambria Math" w:hAnsi="Cambria Math"/>
                <w:sz w:val="28"/>
                <w:szCs w:val="28"/>
              </w:rPr>
            </w:rPrChange>
          </w:rPr>
          <m:t>X</m:t>
        </m:r>
        <m:r>
          <m:rPr>
            <m:sty m:val="p"/>
          </m:rPr>
          <w:rPr>
            <w:rFonts w:ascii="Cambria Math" w:hAnsi="Cambria Math"/>
            <w:sz w:val="28"/>
            <w:szCs w:val="28"/>
            <w:highlight w:val="yellow"/>
            <w:rPrChange w:id="29" w:author="微信用户" w:date="2025-09-05T12:26:06Z">
              <m:rPr/>
              <w:rPr>
                <w:rFonts w:ascii="Cambria Math" w:hAnsi="Cambria Math"/>
                <w:sz w:val="28"/>
                <w:szCs w:val="28"/>
              </w:rPr>
            </w:rPrChange>
          </w:rPr>
          <m:t>3</m:t>
        </m:r>
      </m:oMath>
      <w:r>
        <w:rPr>
          <w:rFonts w:hint="eastAsia" w:ascii="宋体" w:hAnsi="宋体"/>
          <w:sz w:val="28"/>
          <w:szCs w:val="28"/>
          <w:highlight w:val="yellow"/>
          <w:rPrChange w:id="30" w:author="微信用户" w:date="2025-09-05T12:26:06Z">
            <w:rPr>
              <w:rFonts w:hint="eastAsia" w:ascii="宋体" w:hAnsi="宋体"/>
              <w:sz w:val="28"/>
              <w:szCs w:val="28"/>
            </w:rPr>
          </w:rPrChange>
        </w:rPr>
        <w:t>分别输入到各自的特征提取器中以捕获不同尺度的特征</w:t>
      </w:r>
      <m:oMath>
        <m:sSub>
          <m:sSubPr>
            <m:ctrlPr>
              <w:rPr>
                <w:rFonts w:ascii="Cambria Math" w:hAnsi="Cambria Math"/>
                <w:i/>
                <w:iCs/>
                <w:sz w:val="28"/>
                <w:szCs w:val="28"/>
                <w:highlight w:val="yellow"/>
                <w:rPrChange w:id="31"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2" w:author="微信用户" w:date="2025-09-05T12:26:06Z">
                  <m:rPr/>
                  <w:rPr>
                    <w:rFonts w:ascii="Cambria Math" w:hAnsi="Cambria Math"/>
                    <w:sz w:val="28"/>
                    <w:szCs w:val="28"/>
                  </w:rPr>
                </w:rPrChange>
              </w:rPr>
              <m:t>f</m:t>
            </m:r>
            <m:ctrlPr>
              <w:rPr>
                <w:rFonts w:ascii="Cambria Math" w:hAnsi="Cambria Math"/>
                <w:i/>
                <w:iCs/>
                <w:sz w:val="28"/>
                <w:szCs w:val="28"/>
                <w:highlight w:val="yellow"/>
                <w:rPrChange w:id="33"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4"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35"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6"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37"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38"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39"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40" w:author="微信用户" w:date="2025-09-05T12:26:06Z">
                  <m:rPr/>
                  <w:rPr>
                    <w:rFonts w:ascii="Cambria Math" w:hAnsi="Cambria Math"/>
                    <w:sz w:val="28"/>
                    <w:szCs w:val="28"/>
                  </w:rPr>
                </w:rPrChange>
              </w:rPr>
              <m:t>C×H×</m:t>
            </m:r>
            <m:sSub>
              <m:sSubPr>
                <m:ctrlPr>
                  <w:rPr>
                    <w:rFonts w:ascii="Cambria Math" w:hAnsi="Cambria Math"/>
                    <w:i/>
                    <w:iCs/>
                    <w:sz w:val="28"/>
                    <w:szCs w:val="28"/>
                    <w:highlight w:val="yellow"/>
                    <w:rPrChange w:id="41"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42" w:author="微信用户" w:date="2025-09-05T12:26:06Z">
                      <m:rPr/>
                      <w:rPr>
                        <w:rFonts w:ascii="Cambria Math" w:hAnsi="Cambria Math"/>
                        <w:sz w:val="28"/>
                        <w:szCs w:val="28"/>
                      </w:rPr>
                    </w:rPrChange>
                  </w:rPr>
                  <m:t>W</m:t>
                </m:r>
                <m:ctrlPr>
                  <w:rPr>
                    <w:rFonts w:ascii="Cambria Math" w:hAnsi="Cambria Math"/>
                    <w:i/>
                    <w:iCs/>
                    <w:sz w:val="28"/>
                    <w:szCs w:val="28"/>
                    <w:highlight w:val="yellow"/>
                    <w:rPrChange w:id="43"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44"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45"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46" w:author="微信用户" w:date="2025-09-05T12:26:06Z">
                  <w:rPr>
                    <w:rFonts w:ascii="Cambria Math" w:hAnsi="Cambria Math"/>
                    <w:i/>
                    <w:iCs/>
                    <w:sz w:val="28"/>
                    <w:szCs w:val="28"/>
                  </w:rPr>
                </w:rPrChange>
              </w:rPr>
            </m:ctrlPr>
          </m:sup>
        </m:sSup>
      </m:oMath>
      <w:r>
        <w:rPr>
          <w:rFonts w:hint="eastAsia" w:ascii="宋体" w:hAnsi="宋体"/>
          <w:sz w:val="28"/>
          <w:szCs w:val="28"/>
          <w:highlight w:val="yellow"/>
          <w:rPrChange w:id="47" w:author="微信用户" w:date="2025-09-05T12:26:06Z">
            <w:rPr>
              <w:rFonts w:hint="eastAsia" w:ascii="宋体" w:hAnsi="宋体"/>
              <w:sz w:val="28"/>
              <w:szCs w:val="28"/>
            </w:rPr>
          </w:rPrChange>
        </w:rPr>
        <w:t>、</w:t>
      </w:r>
      <m:oMath>
        <m:sSub>
          <m:sSubPr>
            <m:ctrlPr>
              <w:rPr>
                <w:rFonts w:ascii="Cambria Math" w:hAnsi="Cambria Math"/>
                <w:i/>
                <w:iCs/>
                <w:sz w:val="28"/>
                <w:szCs w:val="28"/>
                <w:highlight w:val="yellow"/>
                <w:rPrChange w:id="48"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49" w:author="微信用户" w:date="2025-09-05T12:26:06Z">
                  <m:rPr/>
                  <w:rPr>
                    <w:rFonts w:ascii="Cambria Math" w:hAnsi="Cambria Math"/>
                    <w:sz w:val="28"/>
                    <w:szCs w:val="28"/>
                  </w:rPr>
                </w:rPrChange>
              </w:rPr>
              <m:t>f</m:t>
            </m:r>
            <m:ctrlPr>
              <w:rPr>
                <w:rFonts w:ascii="Cambria Math" w:hAnsi="Cambria Math"/>
                <w:i/>
                <w:iCs/>
                <w:sz w:val="28"/>
                <w:szCs w:val="28"/>
                <w:highlight w:val="yellow"/>
                <w:rPrChange w:id="5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51"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52"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53"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54"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55"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56"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57" w:author="微信用户" w:date="2025-09-05T12:26:06Z">
                  <m:rPr/>
                  <w:rPr>
                    <w:rFonts w:ascii="Cambria Math" w:hAnsi="Cambria Math"/>
                    <w:sz w:val="28"/>
                    <w:szCs w:val="28"/>
                  </w:rPr>
                </w:rPrChange>
              </w:rPr>
              <m:t>C×H×</m:t>
            </m:r>
            <m:sSub>
              <m:sSubPr>
                <m:ctrlPr>
                  <w:rPr>
                    <w:rFonts w:ascii="Cambria Math" w:hAnsi="Cambria Math"/>
                    <w:i/>
                    <w:iCs/>
                    <w:sz w:val="28"/>
                    <w:szCs w:val="28"/>
                    <w:highlight w:val="yellow"/>
                    <w:rPrChange w:id="58"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59" w:author="微信用户" w:date="2025-09-05T12:26:06Z">
                      <m:rPr/>
                      <w:rPr>
                        <w:rFonts w:ascii="Cambria Math" w:hAnsi="Cambria Math"/>
                        <w:sz w:val="28"/>
                        <w:szCs w:val="28"/>
                      </w:rPr>
                    </w:rPrChange>
                  </w:rPr>
                  <m:t>W</m:t>
                </m:r>
                <m:ctrlPr>
                  <w:rPr>
                    <w:rFonts w:ascii="Cambria Math" w:hAnsi="Cambria Math"/>
                    <w:i/>
                    <w:iCs/>
                    <w:sz w:val="28"/>
                    <w:szCs w:val="28"/>
                    <w:highlight w:val="yellow"/>
                    <w:rPrChange w:id="6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61"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62"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63" w:author="微信用户" w:date="2025-09-05T12:26:06Z">
                  <w:rPr>
                    <w:rFonts w:ascii="Cambria Math" w:hAnsi="Cambria Math"/>
                    <w:i/>
                    <w:iCs/>
                    <w:sz w:val="28"/>
                    <w:szCs w:val="28"/>
                  </w:rPr>
                </w:rPrChange>
              </w:rPr>
            </m:ctrlPr>
          </m:sup>
        </m:sSup>
      </m:oMath>
      <w:r>
        <w:rPr>
          <w:rFonts w:hint="eastAsia" w:ascii="宋体" w:hAnsi="宋体"/>
          <w:sz w:val="28"/>
          <w:szCs w:val="28"/>
          <w:highlight w:val="yellow"/>
          <w:rPrChange w:id="64" w:author="微信用户" w:date="2025-09-05T12:26:06Z">
            <w:rPr>
              <w:rFonts w:hint="eastAsia" w:ascii="宋体" w:hAnsi="宋体"/>
              <w:sz w:val="28"/>
              <w:szCs w:val="28"/>
            </w:rPr>
          </w:rPrChange>
        </w:rPr>
        <w:t>、</w:t>
      </w:r>
      <m:oMath>
        <m:sSub>
          <m:sSubPr>
            <m:ctrlPr>
              <w:rPr>
                <w:rFonts w:ascii="Cambria Math" w:hAnsi="Cambria Math"/>
                <w:i/>
                <w:iCs/>
                <w:sz w:val="28"/>
                <w:szCs w:val="28"/>
                <w:highlight w:val="yellow"/>
                <w:rPrChange w:id="65"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66" w:author="微信用户" w:date="2025-09-05T12:26:06Z">
                  <m:rPr/>
                  <w:rPr>
                    <w:rFonts w:ascii="Cambria Math" w:hAnsi="Cambria Math"/>
                    <w:sz w:val="28"/>
                    <w:szCs w:val="28"/>
                  </w:rPr>
                </w:rPrChange>
              </w:rPr>
              <m:t>f</m:t>
            </m:r>
            <m:ctrlPr>
              <w:rPr>
                <w:rFonts w:ascii="Cambria Math" w:hAnsi="Cambria Math"/>
                <w:i/>
                <w:iCs/>
                <w:sz w:val="28"/>
                <w:szCs w:val="28"/>
                <w:highlight w:val="yellow"/>
                <w:rPrChange w:id="67"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68"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69"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70"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71"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72"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73"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74" w:author="微信用户" w:date="2025-09-05T12:26:06Z">
                  <m:rPr/>
                  <w:rPr>
                    <w:rFonts w:ascii="Cambria Math" w:hAnsi="Cambria Math"/>
                    <w:sz w:val="28"/>
                    <w:szCs w:val="28"/>
                  </w:rPr>
                </w:rPrChange>
              </w:rPr>
              <m:t>C×H×</m:t>
            </m:r>
            <m:sSub>
              <m:sSubPr>
                <m:ctrlPr>
                  <w:rPr>
                    <w:rFonts w:ascii="Cambria Math" w:hAnsi="Cambria Math"/>
                    <w:i/>
                    <w:iCs/>
                    <w:sz w:val="28"/>
                    <w:szCs w:val="28"/>
                    <w:highlight w:val="yellow"/>
                    <w:rPrChange w:id="75"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76" w:author="微信用户" w:date="2025-09-05T12:26:06Z">
                      <m:rPr/>
                      <w:rPr>
                        <w:rFonts w:ascii="Cambria Math" w:hAnsi="Cambria Math"/>
                        <w:sz w:val="28"/>
                        <w:szCs w:val="28"/>
                      </w:rPr>
                    </w:rPrChange>
                  </w:rPr>
                  <m:t>W</m:t>
                </m:r>
                <m:ctrlPr>
                  <w:rPr>
                    <w:rFonts w:ascii="Cambria Math" w:hAnsi="Cambria Math"/>
                    <w:i/>
                    <w:iCs/>
                    <w:sz w:val="28"/>
                    <w:szCs w:val="28"/>
                    <w:highlight w:val="yellow"/>
                    <w:rPrChange w:id="77"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78"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79"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80" w:author="微信用户" w:date="2025-09-05T12:26:06Z">
                  <w:rPr>
                    <w:rFonts w:ascii="Cambria Math" w:hAnsi="Cambria Math"/>
                    <w:i/>
                    <w:iCs/>
                    <w:sz w:val="28"/>
                    <w:szCs w:val="28"/>
                  </w:rPr>
                </w:rPrChange>
              </w:rPr>
            </m:ctrlPr>
          </m:sup>
        </m:sSup>
      </m:oMath>
      <w:r>
        <w:rPr>
          <w:rFonts w:hint="eastAsia" w:ascii="宋体" w:hAnsi="宋体"/>
          <w:iCs/>
          <w:sz w:val="28"/>
          <w:szCs w:val="28"/>
          <w:highlight w:val="yellow"/>
          <w:rPrChange w:id="81" w:author="微信用户" w:date="2025-09-05T12:26:06Z">
            <w:rPr>
              <w:rFonts w:hint="eastAsia" w:ascii="宋体" w:hAnsi="宋体"/>
              <w:iCs/>
              <w:sz w:val="28"/>
              <w:szCs w:val="28"/>
            </w:rPr>
          </w:rPrChange>
        </w:rPr>
        <w:t>；</w:t>
      </w:r>
    </w:p>
    <w:p>
      <w:pPr>
        <w:adjustRightInd w:val="0"/>
        <w:snapToGrid w:val="0"/>
        <w:spacing w:line="360" w:lineRule="auto"/>
        <w:ind w:firstLine="560" w:firstLineChars="200"/>
        <w:textAlignment w:val="center"/>
        <w:rPr>
          <w:rFonts w:hint="eastAsia" w:ascii="宋体" w:hAnsi="宋体"/>
          <w:sz w:val="28"/>
          <w:szCs w:val="28"/>
          <w:highlight w:val="yellow"/>
          <w:rPrChange w:id="82" w:author="微信用户" w:date="2025-09-05T12:26:06Z">
            <w:rPr>
              <w:rFonts w:hint="eastAsia" w:ascii="宋体" w:hAnsi="宋体"/>
              <w:sz w:val="28"/>
              <w:szCs w:val="28"/>
            </w:rPr>
          </w:rPrChange>
        </w:rPr>
      </w:pPr>
      <w:r>
        <w:rPr>
          <w:rFonts w:hint="eastAsia" w:ascii="宋体" w:hAnsi="宋体"/>
          <w:sz w:val="28"/>
          <w:szCs w:val="28"/>
          <w:highlight w:val="yellow"/>
          <w:rPrChange w:id="83" w:author="微信用户" w:date="2025-09-05T12:26:06Z">
            <w:rPr>
              <w:rFonts w:hint="eastAsia" w:ascii="宋体" w:hAnsi="宋体"/>
              <w:sz w:val="28"/>
              <w:szCs w:val="28"/>
            </w:rPr>
          </w:rPrChange>
        </w:rPr>
        <w:t>其中</w:t>
      </w:r>
      <m:oMath>
        <m:r>
          <m:rPr/>
          <w:rPr>
            <w:rFonts w:ascii="Cambria Math" w:hAnsi="Cambria Math"/>
            <w:sz w:val="28"/>
            <w:szCs w:val="28"/>
            <w:highlight w:val="yellow"/>
            <w:rPrChange w:id="84" w:author="微信用户" w:date="2025-09-05T12:26:06Z">
              <m:rPr/>
              <w:rPr>
                <w:rFonts w:ascii="Cambria Math" w:hAnsi="Cambria Math"/>
                <w:sz w:val="28"/>
                <w:szCs w:val="28"/>
              </w:rPr>
            </w:rPrChange>
          </w:rPr>
          <m:t>C</m:t>
        </m:r>
      </m:oMath>
      <w:r>
        <w:rPr>
          <w:rFonts w:hint="eastAsia" w:ascii="宋体" w:hAnsi="宋体"/>
          <w:iCs/>
          <w:sz w:val="28"/>
          <w:szCs w:val="28"/>
          <w:highlight w:val="yellow"/>
          <w:rPrChange w:id="85" w:author="微信用户" w:date="2025-09-05T12:26:06Z">
            <w:rPr>
              <w:rFonts w:hint="eastAsia" w:ascii="宋体" w:hAnsi="宋体"/>
              <w:iCs/>
              <w:sz w:val="28"/>
              <w:szCs w:val="28"/>
            </w:rPr>
          </w:rPrChange>
        </w:rPr>
        <w:t>和</w:t>
      </w:r>
      <m:oMath>
        <m:r>
          <m:rPr/>
          <w:rPr>
            <w:rFonts w:ascii="Cambria Math" w:hAnsi="Cambria Math"/>
            <w:sz w:val="28"/>
            <w:szCs w:val="28"/>
            <w:highlight w:val="yellow"/>
            <w:rPrChange w:id="86" w:author="微信用户" w:date="2025-09-05T12:26:06Z">
              <m:rPr/>
              <w:rPr>
                <w:rFonts w:ascii="Cambria Math" w:hAnsi="Cambria Math"/>
                <w:sz w:val="28"/>
                <w:szCs w:val="28"/>
              </w:rPr>
            </w:rPrChange>
          </w:rPr>
          <m:t>H</m:t>
        </m:r>
      </m:oMath>
      <w:r>
        <w:rPr>
          <w:rFonts w:hint="eastAsia" w:ascii="宋体" w:hAnsi="宋体"/>
          <w:sz w:val="28"/>
          <w:szCs w:val="28"/>
          <w:highlight w:val="yellow"/>
          <w:rPrChange w:id="87" w:author="微信用户" w:date="2025-09-05T12:26:06Z">
            <w:rPr>
              <w:rFonts w:hint="eastAsia" w:ascii="宋体" w:hAnsi="宋体"/>
              <w:sz w:val="28"/>
              <w:szCs w:val="28"/>
            </w:rPr>
          </w:rPrChange>
        </w:rPr>
        <w:t>分别表示特征通道数和坐标轴的维度，</w:t>
      </w:r>
      <m:oMath>
        <m:sSub>
          <m:sSubPr>
            <m:ctrlPr>
              <w:rPr>
                <w:rFonts w:ascii="Cambria Math" w:hAnsi="Cambria Math"/>
                <w:i/>
                <w:sz w:val="28"/>
                <w:szCs w:val="28"/>
                <w:highlight w:val="yellow"/>
                <w:rPrChange w:id="88"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89" w:author="微信用户" w:date="2025-09-05T12:26:06Z">
                  <m:rPr/>
                  <w:rPr>
                    <w:rFonts w:ascii="Cambria Math" w:hAnsi="Cambria Math"/>
                    <w:sz w:val="28"/>
                    <w:szCs w:val="28"/>
                  </w:rPr>
                </w:rPrChange>
              </w:rPr>
              <m:t>W</m:t>
            </m:r>
            <m:ctrlPr>
              <w:rPr>
                <w:rFonts w:ascii="Cambria Math" w:hAnsi="Cambria Math"/>
                <w:i/>
                <w:sz w:val="28"/>
                <w:szCs w:val="28"/>
                <w:highlight w:val="yellow"/>
                <w:rPrChange w:id="90" w:author="微信用户" w:date="2025-09-05T12:26:06Z">
                  <w:rPr>
                    <w:rFonts w:ascii="Cambria Math" w:hAnsi="Cambria Math"/>
                    <w:i/>
                    <w:sz w:val="28"/>
                    <w:szCs w:val="28"/>
                  </w:rPr>
                </w:rPrChange>
              </w:rPr>
            </m:ctrlPr>
          </m:e>
          <m:sub>
            <m:r>
              <m:rPr/>
              <w:rPr>
                <w:rFonts w:ascii="Cambria Math" w:hAnsi="Cambria Math"/>
                <w:sz w:val="28"/>
                <w:szCs w:val="28"/>
                <w:highlight w:val="yellow"/>
                <w:rPrChange w:id="91" w:author="微信用户" w:date="2025-09-05T12:26:06Z">
                  <m:rPr/>
                  <w:rPr>
                    <w:rFonts w:ascii="Cambria Math" w:hAnsi="Cambria Math"/>
                    <w:sz w:val="28"/>
                    <w:szCs w:val="28"/>
                  </w:rPr>
                </w:rPrChange>
              </w:rPr>
              <m:t>1</m:t>
            </m:r>
            <m:ctrlPr>
              <w:rPr>
                <w:rFonts w:ascii="Cambria Math" w:hAnsi="Cambria Math"/>
                <w:i/>
                <w:sz w:val="28"/>
                <w:szCs w:val="28"/>
                <w:highlight w:val="yellow"/>
                <w:rPrChange w:id="92" w:author="微信用户" w:date="2025-09-05T12:26:06Z">
                  <w:rPr>
                    <w:rFonts w:ascii="Cambria Math" w:hAnsi="Cambria Math"/>
                    <w:i/>
                    <w:sz w:val="28"/>
                    <w:szCs w:val="28"/>
                  </w:rPr>
                </w:rPrChange>
              </w:rPr>
            </m:ctrlPr>
          </m:sub>
        </m:sSub>
      </m:oMath>
      <w:r>
        <w:rPr>
          <w:rFonts w:hint="eastAsia" w:ascii="宋体" w:hAnsi="宋体"/>
          <w:i/>
          <w:sz w:val="28"/>
          <w:szCs w:val="28"/>
          <w:highlight w:val="yellow"/>
          <w:rPrChange w:id="93" w:author="微信用户" w:date="2025-09-05T12:26:06Z">
            <w:rPr>
              <w:rFonts w:hint="eastAsia" w:ascii="宋体" w:hAnsi="宋体"/>
              <w:i/>
              <w:sz w:val="28"/>
              <w:szCs w:val="28"/>
            </w:rPr>
          </w:rPrChange>
        </w:rPr>
        <w:t>，</w:t>
      </w:r>
      <m:oMath>
        <m:sSub>
          <m:sSubPr>
            <m:ctrlPr>
              <w:rPr>
                <w:rFonts w:ascii="Cambria Math" w:hAnsi="Cambria Math"/>
                <w:i/>
                <w:sz w:val="28"/>
                <w:szCs w:val="28"/>
                <w:highlight w:val="yellow"/>
                <w:rPrChange w:id="94"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95" w:author="微信用户" w:date="2025-09-05T12:26:06Z">
                  <m:rPr/>
                  <w:rPr>
                    <w:rFonts w:ascii="Cambria Math" w:hAnsi="Cambria Math"/>
                    <w:sz w:val="28"/>
                    <w:szCs w:val="28"/>
                  </w:rPr>
                </w:rPrChange>
              </w:rPr>
              <m:t>W</m:t>
            </m:r>
            <m:ctrlPr>
              <w:rPr>
                <w:rFonts w:ascii="Cambria Math" w:hAnsi="Cambria Math"/>
                <w:i/>
                <w:sz w:val="28"/>
                <w:szCs w:val="28"/>
                <w:highlight w:val="yellow"/>
                <w:rPrChange w:id="96" w:author="微信用户" w:date="2025-09-05T12:26:06Z">
                  <w:rPr>
                    <w:rFonts w:ascii="Cambria Math" w:hAnsi="Cambria Math"/>
                    <w:i/>
                    <w:sz w:val="28"/>
                    <w:szCs w:val="28"/>
                  </w:rPr>
                </w:rPrChange>
              </w:rPr>
            </m:ctrlPr>
          </m:e>
          <m:sub>
            <m:r>
              <m:rPr/>
              <w:rPr>
                <w:rFonts w:ascii="Cambria Math" w:hAnsi="Cambria Math"/>
                <w:sz w:val="28"/>
                <w:szCs w:val="28"/>
                <w:highlight w:val="yellow"/>
                <w:rPrChange w:id="97" w:author="微信用户" w:date="2025-09-05T12:26:06Z">
                  <m:rPr/>
                  <w:rPr>
                    <w:rFonts w:ascii="Cambria Math" w:hAnsi="Cambria Math"/>
                    <w:sz w:val="28"/>
                    <w:szCs w:val="28"/>
                  </w:rPr>
                </w:rPrChange>
              </w:rPr>
              <m:t>2</m:t>
            </m:r>
            <m:ctrlPr>
              <w:rPr>
                <w:rFonts w:ascii="Cambria Math" w:hAnsi="Cambria Math"/>
                <w:i/>
                <w:sz w:val="28"/>
                <w:szCs w:val="28"/>
                <w:highlight w:val="yellow"/>
                <w:rPrChange w:id="98" w:author="微信用户" w:date="2025-09-05T12:26:06Z">
                  <w:rPr>
                    <w:rFonts w:ascii="Cambria Math" w:hAnsi="Cambria Math"/>
                    <w:i/>
                    <w:sz w:val="28"/>
                    <w:szCs w:val="28"/>
                  </w:rPr>
                </w:rPrChange>
              </w:rPr>
            </m:ctrlPr>
          </m:sub>
        </m:sSub>
      </m:oMath>
      <w:r>
        <w:rPr>
          <w:rFonts w:hint="eastAsia" w:ascii="宋体" w:hAnsi="宋体"/>
          <w:sz w:val="28"/>
          <w:szCs w:val="28"/>
          <w:highlight w:val="yellow"/>
          <w:rPrChange w:id="99" w:author="微信用户" w:date="2025-09-05T12:26:06Z">
            <w:rPr>
              <w:rFonts w:hint="eastAsia" w:ascii="宋体" w:hAnsi="宋体"/>
              <w:sz w:val="28"/>
              <w:szCs w:val="28"/>
            </w:rPr>
          </w:rPrChange>
        </w:rPr>
        <w:t>，</w:t>
      </w:r>
      <m:oMath>
        <m:sSub>
          <m:sSubPr>
            <m:ctrlPr>
              <w:rPr>
                <w:rFonts w:ascii="Cambria Math" w:hAnsi="Cambria Math"/>
                <w:i/>
                <w:sz w:val="28"/>
                <w:szCs w:val="28"/>
                <w:highlight w:val="yellow"/>
                <w:rPrChange w:id="100"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01" w:author="微信用户" w:date="2025-09-05T12:26:06Z">
                  <m:rPr/>
                  <w:rPr>
                    <w:rFonts w:ascii="Cambria Math" w:hAnsi="Cambria Math"/>
                    <w:sz w:val="28"/>
                    <w:szCs w:val="28"/>
                  </w:rPr>
                </w:rPrChange>
              </w:rPr>
              <m:t>W</m:t>
            </m:r>
            <m:ctrlPr>
              <w:rPr>
                <w:rFonts w:ascii="Cambria Math" w:hAnsi="Cambria Math"/>
                <w:i/>
                <w:sz w:val="28"/>
                <w:szCs w:val="28"/>
                <w:highlight w:val="yellow"/>
                <w:rPrChange w:id="102" w:author="微信用户" w:date="2025-09-05T12:26:06Z">
                  <w:rPr>
                    <w:rFonts w:ascii="Cambria Math" w:hAnsi="Cambria Math"/>
                    <w:i/>
                    <w:sz w:val="28"/>
                    <w:szCs w:val="28"/>
                  </w:rPr>
                </w:rPrChange>
              </w:rPr>
            </m:ctrlPr>
          </m:e>
          <m:sub>
            <m:r>
              <m:rPr/>
              <w:rPr>
                <w:rFonts w:ascii="Cambria Math" w:hAnsi="Cambria Math"/>
                <w:sz w:val="28"/>
                <w:szCs w:val="28"/>
                <w:highlight w:val="yellow"/>
                <w:rPrChange w:id="103" w:author="微信用户" w:date="2025-09-05T12:26:06Z">
                  <m:rPr/>
                  <w:rPr>
                    <w:rFonts w:ascii="Cambria Math" w:hAnsi="Cambria Math"/>
                    <w:sz w:val="28"/>
                    <w:szCs w:val="28"/>
                  </w:rPr>
                </w:rPrChange>
              </w:rPr>
              <m:t>3</m:t>
            </m:r>
            <m:ctrlPr>
              <w:rPr>
                <w:rFonts w:ascii="Cambria Math" w:hAnsi="Cambria Math"/>
                <w:i/>
                <w:sz w:val="28"/>
                <w:szCs w:val="28"/>
                <w:highlight w:val="yellow"/>
                <w:rPrChange w:id="104" w:author="微信用户" w:date="2025-09-05T12:26:06Z">
                  <w:rPr>
                    <w:rFonts w:ascii="Cambria Math" w:hAnsi="Cambria Math"/>
                    <w:i/>
                    <w:sz w:val="28"/>
                    <w:szCs w:val="28"/>
                  </w:rPr>
                </w:rPrChange>
              </w:rPr>
            </m:ctrlPr>
          </m:sub>
        </m:sSub>
      </m:oMath>
      <w:r>
        <w:rPr>
          <w:rFonts w:hint="eastAsia" w:ascii="宋体" w:hAnsi="宋体"/>
          <w:sz w:val="28"/>
          <w:szCs w:val="28"/>
          <w:highlight w:val="yellow"/>
          <w:rPrChange w:id="105" w:author="微信用户" w:date="2025-09-05T12:26:06Z">
            <w:rPr>
              <w:rFonts w:hint="eastAsia" w:ascii="宋体" w:hAnsi="宋体"/>
              <w:sz w:val="28"/>
              <w:szCs w:val="28"/>
            </w:rPr>
          </w:rPrChange>
        </w:rPr>
        <w:t>指每个分支上获得的特征对应的时间维度，且</w:t>
      </w:r>
      <m:oMath>
        <m:sSub>
          <m:sSubPr>
            <m:ctrlPr>
              <w:rPr>
                <w:rFonts w:ascii="Cambria Math" w:hAnsi="Cambria Math"/>
                <w:i/>
                <w:sz w:val="28"/>
                <w:szCs w:val="28"/>
                <w:highlight w:val="yellow"/>
                <w:rPrChange w:id="106"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07" w:author="微信用户" w:date="2025-09-05T12:26:06Z">
                  <m:rPr/>
                  <w:rPr>
                    <w:rFonts w:ascii="Cambria Math" w:hAnsi="Cambria Math"/>
                    <w:sz w:val="28"/>
                    <w:szCs w:val="28"/>
                  </w:rPr>
                </w:rPrChange>
              </w:rPr>
              <m:t>W</m:t>
            </m:r>
            <m:ctrlPr>
              <w:rPr>
                <w:rFonts w:ascii="Cambria Math" w:hAnsi="Cambria Math"/>
                <w:i/>
                <w:sz w:val="28"/>
                <w:szCs w:val="28"/>
                <w:highlight w:val="yellow"/>
                <w:rPrChange w:id="108" w:author="微信用户" w:date="2025-09-05T12:26:06Z">
                  <w:rPr>
                    <w:rFonts w:ascii="Cambria Math" w:hAnsi="Cambria Math"/>
                    <w:i/>
                    <w:sz w:val="28"/>
                    <w:szCs w:val="28"/>
                  </w:rPr>
                </w:rPrChange>
              </w:rPr>
            </m:ctrlPr>
          </m:e>
          <m:sub>
            <m:r>
              <m:rPr/>
              <w:rPr>
                <w:rFonts w:ascii="Cambria Math" w:hAnsi="Cambria Math"/>
                <w:sz w:val="28"/>
                <w:szCs w:val="28"/>
                <w:highlight w:val="yellow"/>
                <w:rPrChange w:id="109" w:author="微信用户" w:date="2025-09-05T12:26:06Z">
                  <m:rPr/>
                  <w:rPr>
                    <w:rFonts w:ascii="Cambria Math" w:hAnsi="Cambria Math"/>
                    <w:sz w:val="28"/>
                    <w:szCs w:val="28"/>
                  </w:rPr>
                </w:rPrChange>
              </w:rPr>
              <m:t>1</m:t>
            </m:r>
            <m:ctrlPr>
              <w:rPr>
                <w:rFonts w:ascii="Cambria Math" w:hAnsi="Cambria Math"/>
                <w:i/>
                <w:sz w:val="28"/>
                <w:szCs w:val="28"/>
                <w:highlight w:val="yellow"/>
                <w:rPrChange w:id="110"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111" w:author="微信用户" w:date="2025-09-05T12:26:06Z">
              <m:rPr/>
              <w:rPr>
                <w:rFonts w:ascii="Cambria Math" w:hAnsi="Cambria Math"/>
                <w:sz w:val="28"/>
                <w:szCs w:val="28"/>
              </w:rPr>
            </w:rPrChange>
          </w:rPr>
          <m:t>&gt;</m:t>
        </m:r>
        <m:sSub>
          <m:sSubPr>
            <m:ctrlPr>
              <w:rPr>
                <w:rFonts w:ascii="Cambria Math" w:hAnsi="Cambria Math"/>
                <w:i/>
                <w:sz w:val="28"/>
                <w:szCs w:val="28"/>
                <w:highlight w:val="yellow"/>
                <w:rPrChange w:id="112"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13" w:author="微信用户" w:date="2025-09-05T12:26:06Z">
                  <m:rPr/>
                  <w:rPr>
                    <w:rFonts w:ascii="Cambria Math" w:hAnsi="Cambria Math"/>
                    <w:sz w:val="28"/>
                    <w:szCs w:val="28"/>
                  </w:rPr>
                </w:rPrChange>
              </w:rPr>
              <m:t>W</m:t>
            </m:r>
            <m:ctrlPr>
              <w:rPr>
                <w:rFonts w:ascii="Cambria Math" w:hAnsi="Cambria Math"/>
                <w:i/>
                <w:sz w:val="28"/>
                <w:szCs w:val="28"/>
                <w:highlight w:val="yellow"/>
                <w:rPrChange w:id="114" w:author="微信用户" w:date="2025-09-05T12:26:06Z">
                  <w:rPr>
                    <w:rFonts w:ascii="Cambria Math" w:hAnsi="Cambria Math"/>
                    <w:i/>
                    <w:sz w:val="28"/>
                    <w:szCs w:val="28"/>
                  </w:rPr>
                </w:rPrChange>
              </w:rPr>
            </m:ctrlPr>
          </m:e>
          <m:sub>
            <m:r>
              <m:rPr/>
              <w:rPr>
                <w:rFonts w:ascii="Cambria Math" w:hAnsi="Cambria Math"/>
                <w:sz w:val="28"/>
                <w:szCs w:val="28"/>
                <w:highlight w:val="yellow"/>
                <w:rPrChange w:id="115" w:author="微信用户" w:date="2025-09-05T12:26:06Z">
                  <m:rPr/>
                  <w:rPr>
                    <w:rFonts w:ascii="Cambria Math" w:hAnsi="Cambria Math"/>
                    <w:sz w:val="28"/>
                    <w:szCs w:val="28"/>
                  </w:rPr>
                </w:rPrChange>
              </w:rPr>
              <m:t>2</m:t>
            </m:r>
            <m:ctrlPr>
              <w:rPr>
                <w:rFonts w:ascii="Cambria Math" w:hAnsi="Cambria Math"/>
                <w:i/>
                <w:sz w:val="28"/>
                <w:szCs w:val="28"/>
                <w:highlight w:val="yellow"/>
                <w:rPrChange w:id="116"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117" w:author="微信用户" w:date="2025-09-05T12:26:06Z">
              <m:rPr/>
              <w:rPr>
                <w:rFonts w:ascii="Cambria Math" w:hAnsi="Cambria Math"/>
                <w:sz w:val="28"/>
                <w:szCs w:val="28"/>
              </w:rPr>
            </w:rPrChange>
          </w:rPr>
          <m:t>&gt;</m:t>
        </m:r>
        <m:sSub>
          <m:sSubPr>
            <m:ctrlPr>
              <w:rPr>
                <w:rFonts w:ascii="Cambria Math" w:hAnsi="Cambria Math"/>
                <w:i/>
                <w:sz w:val="28"/>
                <w:szCs w:val="28"/>
                <w:highlight w:val="yellow"/>
                <w:rPrChange w:id="118"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19" w:author="微信用户" w:date="2025-09-05T12:26:06Z">
                  <m:rPr/>
                  <w:rPr>
                    <w:rFonts w:ascii="Cambria Math" w:hAnsi="Cambria Math"/>
                    <w:sz w:val="28"/>
                    <w:szCs w:val="28"/>
                  </w:rPr>
                </w:rPrChange>
              </w:rPr>
              <m:t>W</m:t>
            </m:r>
            <m:ctrlPr>
              <w:rPr>
                <w:rFonts w:ascii="Cambria Math" w:hAnsi="Cambria Math"/>
                <w:i/>
                <w:sz w:val="28"/>
                <w:szCs w:val="28"/>
                <w:highlight w:val="yellow"/>
                <w:rPrChange w:id="120" w:author="微信用户" w:date="2025-09-05T12:26:06Z">
                  <w:rPr>
                    <w:rFonts w:ascii="Cambria Math" w:hAnsi="Cambria Math"/>
                    <w:i/>
                    <w:sz w:val="28"/>
                    <w:szCs w:val="28"/>
                  </w:rPr>
                </w:rPrChange>
              </w:rPr>
            </m:ctrlPr>
          </m:e>
          <m:sub>
            <m:r>
              <m:rPr/>
              <w:rPr>
                <w:rFonts w:ascii="Cambria Math" w:hAnsi="Cambria Math"/>
                <w:sz w:val="28"/>
                <w:szCs w:val="28"/>
                <w:highlight w:val="yellow"/>
                <w:rPrChange w:id="121" w:author="微信用户" w:date="2025-09-05T12:26:06Z">
                  <m:rPr/>
                  <w:rPr>
                    <w:rFonts w:ascii="Cambria Math" w:hAnsi="Cambria Math"/>
                    <w:sz w:val="28"/>
                    <w:szCs w:val="28"/>
                  </w:rPr>
                </w:rPrChange>
              </w:rPr>
              <m:t>3</m:t>
            </m:r>
            <m:ctrlPr>
              <w:rPr>
                <w:rFonts w:ascii="Cambria Math" w:hAnsi="Cambria Math"/>
                <w:i/>
                <w:sz w:val="28"/>
                <w:szCs w:val="28"/>
                <w:highlight w:val="yellow"/>
                <w:rPrChange w:id="122" w:author="微信用户" w:date="2025-09-05T12:26:06Z">
                  <w:rPr>
                    <w:rFonts w:ascii="Cambria Math" w:hAnsi="Cambria Math"/>
                    <w:i/>
                    <w:sz w:val="28"/>
                    <w:szCs w:val="28"/>
                  </w:rPr>
                </w:rPrChange>
              </w:rPr>
            </m:ctrlPr>
          </m:sub>
        </m:sSub>
      </m:oMath>
      <w:r>
        <w:rPr>
          <w:rFonts w:hint="eastAsia" w:ascii="宋体" w:hAnsi="宋体"/>
          <w:sz w:val="28"/>
          <w:szCs w:val="28"/>
          <w:highlight w:val="yellow"/>
          <w:rPrChange w:id="123" w:author="微信用户" w:date="2025-09-05T12:26:06Z">
            <w:rPr>
              <w:rFonts w:hint="eastAsia" w:ascii="宋体" w:hAnsi="宋体"/>
              <w:sz w:val="28"/>
              <w:szCs w:val="28"/>
            </w:rPr>
          </w:rPrChange>
        </w:rPr>
        <w:t>；</w:t>
      </w:r>
    </w:p>
    <w:p>
      <w:pPr>
        <w:adjustRightInd w:val="0"/>
        <w:snapToGrid w:val="0"/>
        <w:spacing w:line="360" w:lineRule="auto"/>
        <w:ind w:firstLine="560" w:firstLineChars="200"/>
        <w:textAlignment w:val="center"/>
        <w:rPr>
          <w:rFonts w:hint="eastAsia" w:ascii="宋体" w:hAnsi="宋体"/>
          <w:sz w:val="28"/>
          <w:szCs w:val="28"/>
          <w:highlight w:val="yellow"/>
          <w:rPrChange w:id="124" w:author="微信用户" w:date="2025-09-05T12:26:06Z">
            <w:rPr>
              <w:rFonts w:hint="eastAsia" w:ascii="宋体" w:hAnsi="宋体"/>
              <w:sz w:val="28"/>
              <w:szCs w:val="28"/>
            </w:rPr>
          </w:rPrChange>
        </w:rPr>
      </w:pPr>
      <w:r>
        <w:rPr>
          <w:rFonts w:hint="eastAsia" w:ascii="宋体" w:hAnsi="宋体"/>
          <w:sz w:val="28"/>
          <w:szCs w:val="28"/>
          <w:highlight w:val="yellow"/>
          <w:rPrChange w:id="125" w:author="微信用户" w:date="2025-09-05T12:26:06Z">
            <w:rPr>
              <w:rFonts w:hint="eastAsia" w:ascii="宋体" w:hAnsi="宋体"/>
              <w:sz w:val="28"/>
              <w:szCs w:val="28"/>
            </w:rPr>
          </w:rPrChange>
        </w:rPr>
        <w:t>S13，对三个分支上提取到的特征分别进行全局平均池化操作，生成三个特征向量，即</w:t>
      </w:r>
      <m:oMath>
        <m:sSub>
          <m:sSubPr>
            <m:ctrlPr>
              <w:rPr>
                <w:rFonts w:ascii="Cambria Math" w:hAnsi="Cambria Math"/>
                <w:i/>
                <w:iCs/>
                <w:sz w:val="28"/>
                <w:szCs w:val="28"/>
                <w:highlight w:val="yellow"/>
                <w:rPrChange w:id="126"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127" w:author="微信用户" w:date="2025-09-05T12:26:06Z">
                  <m:rPr/>
                  <w:rPr>
                    <w:rFonts w:hint="eastAsia" w:ascii="Cambria Math" w:hAnsi="Cambria Math"/>
                    <w:sz w:val="28"/>
                    <w:szCs w:val="28"/>
                  </w:rPr>
                </w:rPrChange>
              </w:rPr>
              <m:t>e</m:t>
            </m:r>
            <m:ctrlPr>
              <w:rPr>
                <w:rFonts w:ascii="Cambria Math" w:hAnsi="Cambria Math"/>
                <w:i/>
                <w:iCs/>
                <w:sz w:val="28"/>
                <w:szCs w:val="28"/>
                <w:highlight w:val="yellow"/>
                <w:rPrChange w:id="128"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129"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130"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131"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132"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133"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134"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135" w:author="微信用户" w:date="2025-09-05T12:26:06Z">
                  <m:rPr/>
                  <w:rPr>
                    <w:rFonts w:ascii="Cambria Math" w:hAnsi="Cambria Math"/>
                    <w:sz w:val="28"/>
                    <w:szCs w:val="28"/>
                  </w:rPr>
                </w:rPrChange>
              </w:rPr>
              <m:t>C</m:t>
            </m:r>
            <m:ctrlPr>
              <w:rPr>
                <w:rFonts w:ascii="Cambria Math" w:hAnsi="Cambria Math"/>
                <w:i/>
                <w:iCs/>
                <w:sz w:val="28"/>
                <w:szCs w:val="28"/>
                <w:highlight w:val="yellow"/>
                <w:rPrChange w:id="136" w:author="微信用户" w:date="2025-09-05T12:26:06Z">
                  <w:rPr>
                    <w:rFonts w:ascii="Cambria Math" w:hAnsi="Cambria Math"/>
                    <w:i/>
                    <w:iCs/>
                    <w:sz w:val="28"/>
                    <w:szCs w:val="28"/>
                  </w:rPr>
                </w:rPrChange>
              </w:rPr>
            </m:ctrlPr>
          </m:sup>
        </m:sSup>
      </m:oMath>
      <w:r>
        <w:rPr>
          <w:rFonts w:hint="eastAsia" w:ascii="宋体" w:hAnsi="宋体"/>
          <w:iCs/>
          <w:sz w:val="28"/>
          <w:szCs w:val="28"/>
          <w:highlight w:val="yellow"/>
          <w:rPrChange w:id="137" w:author="微信用户" w:date="2025-09-05T12:26:06Z">
            <w:rPr>
              <w:rFonts w:hint="eastAsia" w:ascii="宋体" w:hAnsi="宋体"/>
              <w:iCs/>
              <w:sz w:val="28"/>
              <w:szCs w:val="28"/>
            </w:rPr>
          </w:rPrChange>
        </w:rPr>
        <w:t>，</w:t>
      </w:r>
      <m:oMath>
        <m:sSub>
          <m:sSubPr>
            <m:ctrlPr>
              <w:rPr>
                <w:rFonts w:ascii="Cambria Math" w:hAnsi="Cambria Math"/>
                <w:i/>
                <w:iCs/>
                <w:sz w:val="28"/>
                <w:szCs w:val="28"/>
                <w:highlight w:val="yellow"/>
                <w:rPrChange w:id="138"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139" w:author="微信用户" w:date="2025-09-05T12:26:06Z">
                  <m:rPr/>
                  <w:rPr>
                    <w:rFonts w:hint="eastAsia" w:ascii="Cambria Math" w:hAnsi="Cambria Math"/>
                    <w:sz w:val="28"/>
                    <w:szCs w:val="28"/>
                  </w:rPr>
                </w:rPrChange>
              </w:rPr>
              <m:t>e</m:t>
            </m:r>
            <m:ctrlPr>
              <w:rPr>
                <w:rFonts w:ascii="Cambria Math" w:hAnsi="Cambria Math"/>
                <w:i/>
                <w:iCs/>
                <w:sz w:val="28"/>
                <w:szCs w:val="28"/>
                <w:highlight w:val="yellow"/>
                <w:rPrChange w:id="14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141"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142"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143"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144"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145"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146"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147" w:author="微信用户" w:date="2025-09-05T12:26:06Z">
                  <m:rPr/>
                  <w:rPr>
                    <w:rFonts w:ascii="Cambria Math" w:hAnsi="Cambria Math"/>
                    <w:sz w:val="28"/>
                    <w:szCs w:val="28"/>
                  </w:rPr>
                </w:rPrChange>
              </w:rPr>
              <m:t>C</m:t>
            </m:r>
            <m:ctrlPr>
              <w:rPr>
                <w:rFonts w:ascii="Cambria Math" w:hAnsi="Cambria Math"/>
                <w:i/>
                <w:iCs/>
                <w:sz w:val="28"/>
                <w:szCs w:val="28"/>
                <w:highlight w:val="yellow"/>
                <w:rPrChange w:id="148" w:author="微信用户" w:date="2025-09-05T12:26:06Z">
                  <w:rPr>
                    <w:rFonts w:ascii="Cambria Math" w:hAnsi="Cambria Math"/>
                    <w:i/>
                    <w:iCs/>
                    <w:sz w:val="28"/>
                    <w:szCs w:val="28"/>
                  </w:rPr>
                </w:rPrChange>
              </w:rPr>
            </m:ctrlPr>
          </m:sup>
        </m:sSup>
      </m:oMath>
      <w:r>
        <w:rPr>
          <w:rFonts w:hint="eastAsia" w:ascii="宋体" w:hAnsi="宋体"/>
          <w:iCs/>
          <w:sz w:val="28"/>
          <w:szCs w:val="28"/>
          <w:highlight w:val="yellow"/>
          <w:rPrChange w:id="149" w:author="微信用户" w:date="2025-09-05T12:26:06Z">
            <w:rPr>
              <w:rFonts w:hint="eastAsia" w:ascii="宋体" w:hAnsi="宋体"/>
              <w:iCs/>
              <w:sz w:val="28"/>
              <w:szCs w:val="28"/>
            </w:rPr>
          </w:rPrChange>
        </w:rPr>
        <w:t>和</w:t>
      </w:r>
      <m:oMath>
        <m:sSub>
          <m:sSubPr>
            <m:ctrlPr>
              <w:rPr>
                <w:rFonts w:ascii="Cambria Math" w:hAnsi="Cambria Math"/>
                <w:i/>
                <w:iCs/>
                <w:sz w:val="28"/>
                <w:szCs w:val="28"/>
                <w:highlight w:val="yellow"/>
                <w:rPrChange w:id="150"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151" w:author="微信用户" w:date="2025-09-05T12:26:06Z">
                  <m:rPr/>
                  <w:rPr>
                    <w:rFonts w:hint="eastAsia" w:ascii="Cambria Math" w:hAnsi="Cambria Math"/>
                    <w:sz w:val="28"/>
                    <w:szCs w:val="28"/>
                  </w:rPr>
                </w:rPrChange>
              </w:rPr>
              <m:t>e</m:t>
            </m:r>
            <m:ctrlPr>
              <w:rPr>
                <w:rFonts w:ascii="Cambria Math" w:hAnsi="Cambria Math"/>
                <w:i/>
                <w:iCs/>
                <w:sz w:val="28"/>
                <w:szCs w:val="28"/>
                <w:highlight w:val="yellow"/>
                <w:rPrChange w:id="152"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153"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154"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155"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156"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157"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158"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159" w:author="微信用户" w:date="2025-09-05T12:26:06Z">
                  <m:rPr/>
                  <w:rPr>
                    <w:rFonts w:ascii="Cambria Math" w:hAnsi="Cambria Math"/>
                    <w:sz w:val="28"/>
                    <w:szCs w:val="28"/>
                  </w:rPr>
                </w:rPrChange>
              </w:rPr>
              <m:t>C</m:t>
            </m:r>
            <m:ctrlPr>
              <w:rPr>
                <w:rFonts w:ascii="Cambria Math" w:hAnsi="Cambria Math"/>
                <w:i/>
                <w:iCs/>
                <w:sz w:val="28"/>
                <w:szCs w:val="28"/>
                <w:highlight w:val="yellow"/>
                <w:rPrChange w:id="160" w:author="微信用户" w:date="2025-09-05T12:26:06Z">
                  <w:rPr>
                    <w:rFonts w:ascii="Cambria Math" w:hAnsi="Cambria Math"/>
                    <w:i/>
                    <w:iCs/>
                    <w:sz w:val="28"/>
                    <w:szCs w:val="28"/>
                  </w:rPr>
                </w:rPrChange>
              </w:rPr>
            </m:ctrlPr>
          </m:sup>
        </m:sSup>
      </m:oMath>
      <w:r>
        <w:rPr>
          <w:rFonts w:hint="eastAsia" w:ascii="宋体" w:hAnsi="宋体"/>
          <w:iCs/>
          <w:sz w:val="28"/>
          <w:szCs w:val="28"/>
          <w:highlight w:val="yellow"/>
          <w:rPrChange w:id="161" w:author="微信用户" w:date="2025-09-05T12:26:06Z">
            <w:rPr>
              <w:rFonts w:hint="eastAsia" w:ascii="宋体" w:hAnsi="宋体"/>
              <w:iCs/>
              <w:sz w:val="28"/>
              <w:szCs w:val="28"/>
            </w:rPr>
          </w:rPrChange>
        </w:rPr>
        <w:t>；</w:t>
      </w:r>
    </w:p>
    <w:p>
      <w:pPr>
        <w:adjustRightInd w:val="0"/>
        <w:snapToGrid w:val="0"/>
        <w:spacing w:line="360" w:lineRule="auto"/>
        <w:ind w:firstLine="560" w:firstLineChars="200"/>
        <w:textAlignment w:val="center"/>
        <w:rPr>
          <w:rFonts w:hint="eastAsia" w:ascii="宋体" w:hAnsi="宋体"/>
          <w:sz w:val="28"/>
          <w:szCs w:val="28"/>
          <w:highlight w:val="yellow"/>
          <w:rPrChange w:id="162" w:author="微信用户" w:date="2025-09-05T12:26:06Z">
            <w:rPr>
              <w:rFonts w:hint="eastAsia" w:ascii="宋体" w:hAnsi="宋体"/>
              <w:sz w:val="28"/>
              <w:szCs w:val="28"/>
            </w:rPr>
          </w:rPrChange>
        </w:rPr>
      </w:pPr>
      <w:r>
        <w:rPr>
          <w:rFonts w:hint="eastAsia" w:ascii="宋体" w:hAnsi="宋体"/>
          <w:sz w:val="28"/>
          <w:szCs w:val="28"/>
          <w:highlight w:val="yellow"/>
          <w:rPrChange w:id="163" w:author="微信用户" w:date="2025-09-05T12:26:06Z">
            <w:rPr>
              <w:rFonts w:hint="eastAsia" w:ascii="宋体" w:hAnsi="宋体"/>
              <w:sz w:val="28"/>
              <w:szCs w:val="28"/>
            </w:rPr>
          </w:rPrChange>
        </w:rPr>
        <w:t>S14，将生成的三个特征向量输入到一个基于路由器的软加权融合层中进行自适应融合。</w:t>
      </w:r>
      <w:r>
        <w:rPr>
          <w:rFonts w:ascii="宋体" w:hAnsi="宋体"/>
          <w:sz w:val="28"/>
          <w:szCs w:val="28"/>
          <w:highlight w:val="yellow"/>
          <w:rPrChange w:id="164" w:author="微信用户" w:date="2025-09-05T12:26:06Z">
            <w:rPr>
              <w:rFonts w:ascii="宋体" w:hAnsi="宋体"/>
              <w:sz w:val="28"/>
              <w:szCs w:val="28"/>
            </w:rPr>
          </w:rPrChange>
        </w:rPr>
        <w:t xml:space="preserve"> </w:t>
      </w:r>
    </w:p>
    <w:p>
      <w:pPr>
        <w:adjustRightInd w:val="0"/>
        <w:snapToGrid w:val="0"/>
        <w:spacing w:line="360" w:lineRule="auto"/>
        <w:ind w:firstLine="560" w:firstLineChars="200"/>
        <w:textAlignment w:val="center"/>
        <w:rPr>
          <w:rFonts w:hint="eastAsia" w:ascii="宋体" w:hAnsi="宋体"/>
          <w:sz w:val="28"/>
          <w:szCs w:val="28"/>
          <w:highlight w:val="yellow"/>
          <w:rPrChange w:id="165" w:author="微信用户" w:date="2025-09-05T12:26:06Z">
            <w:rPr>
              <w:rFonts w:hint="eastAsia" w:ascii="宋体" w:hAnsi="宋体"/>
              <w:sz w:val="28"/>
              <w:szCs w:val="28"/>
            </w:rPr>
          </w:rPrChange>
        </w:rPr>
      </w:pPr>
      <w:r>
        <w:rPr>
          <w:rFonts w:hint="eastAsia" w:ascii="宋体" w:hAnsi="宋体"/>
          <w:sz w:val="28"/>
          <w:szCs w:val="28"/>
          <w:highlight w:val="yellow"/>
          <w:rPrChange w:id="166" w:author="微信用户" w:date="2025-09-05T12:26:06Z">
            <w:rPr>
              <w:rFonts w:hint="eastAsia" w:ascii="宋体" w:hAnsi="宋体"/>
              <w:sz w:val="28"/>
              <w:szCs w:val="28"/>
            </w:rPr>
          </w:rPrChange>
        </w:rPr>
        <w:t>作为优选，步骤S14包括如下步骤：</w:t>
      </w:r>
    </w:p>
    <w:p>
      <w:pPr>
        <w:adjustRightInd w:val="0"/>
        <w:snapToGrid w:val="0"/>
        <w:spacing w:line="360" w:lineRule="auto"/>
        <w:ind w:firstLine="560" w:firstLineChars="200"/>
        <w:textAlignment w:val="center"/>
        <w:rPr>
          <w:rFonts w:hint="eastAsia" w:ascii="宋体" w:hAnsi="宋体"/>
          <w:sz w:val="28"/>
          <w:szCs w:val="28"/>
          <w:highlight w:val="yellow"/>
          <w:rPrChange w:id="167" w:author="微信用户" w:date="2025-09-05T12:26:06Z">
            <w:rPr>
              <w:rFonts w:hint="eastAsia" w:ascii="宋体" w:hAnsi="宋体"/>
              <w:sz w:val="28"/>
              <w:szCs w:val="28"/>
            </w:rPr>
          </w:rPrChange>
        </w:rPr>
      </w:pPr>
      <w:r>
        <w:rPr>
          <w:rFonts w:hint="eastAsia" w:ascii="宋体" w:hAnsi="宋体"/>
          <w:sz w:val="28"/>
          <w:szCs w:val="28"/>
          <w:highlight w:val="yellow"/>
          <w:rPrChange w:id="168" w:author="微信用户" w:date="2025-09-05T12:26:06Z">
            <w:rPr>
              <w:rFonts w:hint="eastAsia" w:ascii="宋体" w:hAnsi="宋体"/>
              <w:sz w:val="28"/>
              <w:szCs w:val="28"/>
            </w:rPr>
          </w:rPrChange>
        </w:rPr>
        <w:t>S141，通过计算三个特征向量的平均值，生成一个组合特征向量；</w:t>
      </w:r>
    </w:p>
    <w:p>
      <w:pPr>
        <w:adjustRightInd w:val="0"/>
        <w:snapToGrid w:val="0"/>
        <w:spacing w:line="360" w:lineRule="auto"/>
        <w:ind w:firstLine="560" w:firstLineChars="200"/>
        <w:textAlignment w:val="center"/>
        <w:rPr>
          <w:rFonts w:hint="eastAsia" w:ascii="宋体" w:hAnsi="宋体"/>
          <w:sz w:val="28"/>
          <w:szCs w:val="28"/>
          <w:highlight w:val="yellow"/>
          <w:rPrChange w:id="169" w:author="微信用户" w:date="2025-09-05T12:26:06Z">
            <w:rPr>
              <w:rFonts w:hint="eastAsia" w:ascii="宋体" w:hAnsi="宋体"/>
              <w:sz w:val="28"/>
              <w:szCs w:val="28"/>
            </w:rPr>
          </w:rPrChange>
        </w:rPr>
      </w:pPr>
      <w:r>
        <w:rPr>
          <w:rFonts w:hint="eastAsia" w:ascii="宋体" w:hAnsi="宋体"/>
          <w:sz w:val="28"/>
          <w:szCs w:val="28"/>
          <w:highlight w:val="yellow"/>
          <w:rPrChange w:id="170" w:author="微信用户" w:date="2025-09-05T12:26:06Z">
            <w:rPr>
              <w:rFonts w:hint="eastAsia" w:ascii="宋体" w:hAnsi="宋体"/>
              <w:sz w:val="28"/>
              <w:szCs w:val="28"/>
            </w:rPr>
          </w:rPrChange>
        </w:rPr>
        <w:t>S142，将产生的组合特征向量通过一个两层的</w:t>
      </w:r>
      <w:r>
        <w:rPr>
          <w:rFonts w:hint="eastAsia" w:ascii="宋体" w:hAnsi="宋体"/>
          <w:bCs/>
          <w:kern w:val="44"/>
          <w:sz w:val="28"/>
          <w:szCs w:val="28"/>
          <w:highlight w:val="yellow"/>
          <w:rPrChange w:id="171" w:author="微信用户" w:date="2025-09-05T12:26:06Z">
            <w:rPr>
              <w:rFonts w:hint="eastAsia" w:ascii="宋体" w:hAnsi="宋体"/>
              <w:bCs/>
              <w:kern w:val="44"/>
              <w:sz w:val="28"/>
              <w:szCs w:val="28"/>
            </w:rPr>
          </w:rPrChange>
        </w:rPr>
        <w:t>多层感知机</w:t>
      </w:r>
      <w:r>
        <w:rPr>
          <w:rFonts w:hint="eastAsia" w:ascii="宋体" w:hAnsi="宋体"/>
          <w:sz w:val="28"/>
          <w:szCs w:val="28"/>
          <w:highlight w:val="yellow"/>
          <w:rPrChange w:id="172" w:author="微信用户" w:date="2025-09-05T12:26:06Z">
            <w:rPr>
              <w:rFonts w:hint="eastAsia" w:ascii="宋体" w:hAnsi="宋体"/>
              <w:sz w:val="28"/>
              <w:szCs w:val="28"/>
            </w:rPr>
          </w:rPrChange>
        </w:rPr>
        <w:t>MLP进行处理，得到逻辑值</w:t>
      </w:r>
      <m:oMath>
        <m:r>
          <m:rPr/>
          <w:rPr>
            <w:rFonts w:hint="eastAsia" w:ascii="Cambria Math" w:hAnsi="Cambria Math"/>
            <w:sz w:val="28"/>
            <w:szCs w:val="28"/>
            <w:highlight w:val="yellow"/>
            <w:rPrChange w:id="173" w:author="微信用户" w:date="2025-09-05T12:26:06Z">
              <m:rPr/>
              <w:rPr>
                <w:rFonts w:hint="eastAsia" w:ascii="Cambria Math" w:hAnsi="Cambria Math"/>
                <w:sz w:val="28"/>
                <w:szCs w:val="28"/>
              </w:rPr>
            </w:rPrChange>
          </w:rPr>
          <m:t>o</m:t>
        </m:r>
        <m:r>
          <m:rPr/>
          <w:rPr>
            <w:rFonts w:ascii="Cambria Math" w:hAnsi="Cambria Math"/>
            <w:sz w:val="28"/>
            <w:szCs w:val="28"/>
            <w:highlight w:val="yellow"/>
            <w:rPrChange w:id="174" w:author="微信用户" w:date="2025-09-05T12:26:06Z">
              <m:rPr/>
              <w:rPr>
                <w:rFonts w:ascii="Cambria Math" w:hAnsi="Cambria Math"/>
                <w:sz w:val="28"/>
                <w:szCs w:val="28"/>
              </w:rPr>
            </w:rPrChange>
          </w:rPr>
          <m:t>∈</m:t>
        </m:r>
        <m:sSup>
          <m:sSupPr>
            <m:ctrlPr>
              <w:rPr>
                <w:rFonts w:ascii="Cambria Math" w:hAnsi="Cambria Math"/>
                <w:i/>
                <w:sz w:val="28"/>
                <w:szCs w:val="28"/>
                <w:highlight w:val="yellow"/>
                <w:rPrChange w:id="175" w:author="微信用户" w:date="2025-09-05T12:26:06Z">
                  <w:rPr>
                    <w:rFonts w:ascii="Cambria Math" w:hAnsi="Cambria Math"/>
                    <w:i/>
                    <w:sz w:val="28"/>
                    <w:szCs w:val="28"/>
                  </w:rPr>
                </w:rPrChange>
              </w:rPr>
            </m:ctrlPr>
          </m:sSupPr>
          <m:e>
            <m:r>
              <m:rPr/>
              <w:rPr>
                <w:rFonts w:ascii="Cambria Math" w:hAnsi="Cambria Math"/>
                <w:sz w:val="28"/>
                <w:szCs w:val="28"/>
                <w:highlight w:val="yellow"/>
                <w:rPrChange w:id="176" w:author="微信用户" w:date="2025-09-05T12:26:06Z">
                  <m:rPr/>
                  <w:rPr>
                    <w:rFonts w:ascii="Cambria Math" w:hAnsi="Cambria Math"/>
                    <w:sz w:val="28"/>
                    <w:szCs w:val="28"/>
                  </w:rPr>
                </w:rPrChange>
              </w:rPr>
              <m:t>R</m:t>
            </m:r>
            <m:ctrlPr>
              <w:rPr>
                <w:rFonts w:ascii="Cambria Math" w:hAnsi="Cambria Math"/>
                <w:i/>
                <w:sz w:val="28"/>
                <w:szCs w:val="28"/>
                <w:highlight w:val="yellow"/>
                <w:rPrChange w:id="177" w:author="微信用户" w:date="2025-09-05T12:26:06Z">
                  <w:rPr>
                    <w:rFonts w:ascii="Cambria Math" w:hAnsi="Cambria Math"/>
                    <w:i/>
                    <w:sz w:val="28"/>
                    <w:szCs w:val="28"/>
                  </w:rPr>
                </w:rPrChange>
              </w:rPr>
            </m:ctrlPr>
          </m:e>
          <m:sup>
            <m:r>
              <m:rPr/>
              <w:rPr>
                <w:rFonts w:ascii="Cambria Math" w:hAnsi="Cambria Math"/>
                <w:sz w:val="28"/>
                <w:szCs w:val="28"/>
                <w:highlight w:val="yellow"/>
                <w:rPrChange w:id="178" w:author="微信用户" w:date="2025-09-05T12:26:06Z">
                  <m:rPr/>
                  <w:rPr>
                    <w:rFonts w:ascii="Cambria Math" w:hAnsi="Cambria Math"/>
                    <w:sz w:val="28"/>
                    <w:szCs w:val="28"/>
                  </w:rPr>
                </w:rPrChange>
              </w:rPr>
              <m:t>3</m:t>
            </m:r>
            <m:ctrlPr>
              <w:rPr>
                <w:rFonts w:ascii="Cambria Math" w:hAnsi="Cambria Math"/>
                <w:i/>
                <w:sz w:val="28"/>
                <w:szCs w:val="28"/>
                <w:highlight w:val="yellow"/>
                <w:rPrChange w:id="179" w:author="微信用户" w:date="2025-09-05T12:26:06Z">
                  <w:rPr>
                    <w:rFonts w:ascii="Cambria Math" w:hAnsi="Cambria Math"/>
                    <w:i/>
                    <w:sz w:val="28"/>
                    <w:szCs w:val="28"/>
                  </w:rPr>
                </w:rPrChange>
              </w:rPr>
            </m:ctrlPr>
          </m:sup>
        </m:sSup>
      </m:oMath>
      <w:r>
        <w:rPr>
          <w:rFonts w:hint="eastAsia" w:ascii="宋体" w:hAnsi="宋体"/>
          <w:sz w:val="28"/>
          <w:szCs w:val="28"/>
          <w:highlight w:val="yellow"/>
          <w:rPrChange w:id="180" w:author="微信用户" w:date="2025-09-05T12:26:06Z">
            <w:rPr>
              <w:rFonts w:hint="eastAsia" w:ascii="宋体" w:hAnsi="宋体"/>
              <w:sz w:val="28"/>
              <w:szCs w:val="28"/>
            </w:rPr>
          </w:rPrChange>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highlight w:val="yellow"/>
                <w:rPrChange w:id="181" w:author="微信用户" w:date="2025-09-05T12:26:06Z">
                  <w:rPr>
                    <w:rFonts w:hint="eastAsia" w:ascii="宋体" w:hAnsi="宋体"/>
                    <w:sz w:val="28"/>
                    <w:szCs w:val="28"/>
                  </w:rPr>
                </w:rPrChange>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sz w:val="28"/>
                <w:szCs w:val="28"/>
                <w:highlight w:val="yellow"/>
                <w:rPrChange w:id="182" w:author="微信用户" w:date="2025-09-05T12:26:06Z">
                  <w:rPr>
                    <w:rFonts w:hint="eastAsia" w:ascii="宋体" w:hAnsi="宋体"/>
                    <w:i/>
                    <w:sz w:val="28"/>
                    <w:szCs w:val="28"/>
                  </w:rPr>
                </w:rPrChange>
              </w:rPr>
            </w:pPr>
            <m:oMathPara>
              <m:oMath>
                <m:r>
                  <m:rPr/>
                  <w:rPr>
                    <w:rFonts w:ascii="Cambria Math" w:hAnsi="Cambria Math"/>
                    <w:sz w:val="28"/>
                    <w:szCs w:val="28"/>
                    <w:highlight w:val="yellow"/>
                    <w:rPrChange w:id="183" w:author="微信用户" w:date="2025-09-05T12:26:06Z">
                      <m:rPr/>
                      <w:rPr>
                        <w:rFonts w:ascii="Cambria Math" w:hAnsi="Cambria Math"/>
                        <w:sz w:val="28"/>
                        <w:szCs w:val="28"/>
                      </w:rPr>
                    </w:rPrChange>
                  </w:rPr>
                  <m:t>o=MLP</m:t>
                </m:r>
                <m:d>
                  <m:dPr>
                    <m:ctrlPr>
                      <w:rPr>
                        <w:rFonts w:ascii="Cambria Math" w:hAnsi="Cambria Math"/>
                        <w:i/>
                        <w:sz w:val="28"/>
                        <w:szCs w:val="28"/>
                        <w:highlight w:val="yellow"/>
                        <w:rPrChange w:id="184" w:author="微信用户" w:date="2025-09-05T12:26:06Z">
                          <w:rPr>
                            <w:rFonts w:ascii="Cambria Math" w:hAnsi="Cambria Math"/>
                            <w:i/>
                            <w:sz w:val="28"/>
                            <w:szCs w:val="28"/>
                          </w:rPr>
                        </w:rPrChange>
                      </w:rPr>
                    </m:ctrlPr>
                  </m:dPr>
                  <m:e>
                    <m:r>
                      <m:rPr/>
                      <w:rPr>
                        <w:rFonts w:ascii="Cambria Math" w:hAnsi="Cambria Math"/>
                        <w:sz w:val="28"/>
                        <w:szCs w:val="28"/>
                        <w:highlight w:val="yellow"/>
                        <w:rPrChange w:id="185" w:author="微信用户" w:date="2025-09-05T12:26:06Z">
                          <m:rPr/>
                          <w:rPr>
                            <w:rFonts w:ascii="Cambria Math" w:hAnsi="Cambria Math"/>
                            <w:sz w:val="28"/>
                            <w:szCs w:val="28"/>
                          </w:rPr>
                        </w:rPrChange>
                      </w:rPr>
                      <m:t>Avg</m:t>
                    </m:r>
                    <m:d>
                      <m:dPr>
                        <m:ctrlPr>
                          <w:rPr>
                            <w:rFonts w:ascii="Cambria Math" w:hAnsi="Cambria Math"/>
                            <w:i/>
                            <w:sz w:val="28"/>
                            <w:szCs w:val="28"/>
                            <w:highlight w:val="yellow"/>
                            <w:rPrChange w:id="186" w:author="微信用户" w:date="2025-09-05T12:26:06Z">
                              <w:rPr>
                                <w:rFonts w:ascii="Cambria Math" w:hAnsi="Cambria Math"/>
                                <w:i/>
                                <w:sz w:val="28"/>
                                <w:szCs w:val="28"/>
                              </w:rPr>
                            </w:rPrChange>
                          </w:rPr>
                        </m:ctrlPr>
                      </m:dPr>
                      <m:e>
                        <m:sSub>
                          <m:sSubPr>
                            <m:ctrlPr>
                              <w:rPr>
                                <w:rFonts w:ascii="Cambria Math" w:hAnsi="Cambria Math"/>
                                <w:i/>
                                <w:sz w:val="28"/>
                                <w:szCs w:val="28"/>
                                <w:highlight w:val="yellow"/>
                                <w:rPrChange w:id="187"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88" w:author="微信用户" w:date="2025-09-05T12:26:06Z">
                                  <m:rPr/>
                                  <w:rPr>
                                    <w:rFonts w:ascii="Cambria Math" w:hAnsi="Cambria Math"/>
                                    <w:sz w:val="28"/>
                                    <w:szCs w:val="28"/>
                                  </w:rPr>
                                </w:rPrChange>
                              </w:rPr>
                              <m:t>e</m:t>
                            </m:r>
                            <m:ctrlPr>
                              <w:rPr>
                                <w:rFonts w:ascii="Cambria Math" w:hAnsi="Cambria Math"/>
                                <w:i/>
                                <w:sz w:val="28"/>
                                <w:szCs w:val="28"/>
                                <w:highlight w:val="yellow"/>
                                <w:rPrChange w:id="189" w:author="微信用户" w:date="2025-09-05T12:26:06Z">
                                  <w:rPr>
                                    <w:rFonts w:ascii="Cambria Math" w:hAnsi="Cambria Math"/>
                                    <w:i/>
                                    <w:sz w:val="28"/>
                                    <w:szCs w:val="28"/>
                                  </w:rPr>
                                </w:rPrChange>
                              </w:rPr>
                            </m:ctrlPr>
                          </m:e>
                          <m:sub>
                            <m:r>
                              <m:rPr/>
                              <w:rPr>
                                <w:rFonts w:ascii="Cambria Math" w:hAnsi="Cambria Math"/>
                                <w:sz w:val="28"/>
                                <w:szCs w:val="28"/>
                                <w:highlight w:val="yellow"/>
                                <w:rPrChange w:id="190" w:author="微信用户" w:date="2025-09-05T12:26:06Z">
                                  <m:rPr/>
                                  <w:rPr>
                                    <w:rFonts w:ascii="Cambria Math" w:hAnsi="Cambria Math"/>
                                    <w:sz w:val="28"/>
                                    <w:szCs w:val="28"/>
                                  </w:rPr>
                                </w:rPrChange>
                              </w:rPr>
                              <m:t>1</m:t>
                            </m:r>
                            <m:ctrlPr>
                              <w:rPr>
                                <w:rFonts w:ascii="Cambria Math" w:hAnsi="Cambria Math"/>
                                <w:i/>
                                <w:sz w:val="28"/>
                                <w:szCs w:val="28"/>
                                <w:highlight w:val="yellow"/>
                                <w:rPrChange w:id="191"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192" w:author="微信用户" w:date="2025-09-05T12:26:06Z">
                              <m:rPr/>
                              <w:rPr>
                                <w:rFonts w:ascii="Cambria Math" w:hAnsi="Cambria Math"/>
                                <w:sz w:val="28"/>
                                <w:szCs w:val="28"/>
                              </w:rPr>
                            </w:rPrChange>
                          </w:rPr>
                          <m:t>,</m:t>
                        </m:r>
                        <m:sSub>
                          <m:sSubPr>
                            <m:ctrlPr>
                              <w:rPr>
                                <w:rFonts w:ascii="Cambria Math" w:hAnsi="Cambria Math"/>
                                <w:i/>
                                <w:sz w:val="28"/>
                                <w:szCs w:val="28"/>
                                <w:highlight w:val="yellow"/>
                                <w:rPrChange w:id="193"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194" w:author="微信用户" w:date="2025-09-05T12:26:06Z">
                                  <m:rPr/>
                                  <w:rPr>
                                    <w:rFonts w:ascii="Cambria Math" w:hAnsi="Cambria Math"/>
                                    <w:sz w:val="28"/>
                                    <w:szCs w:val="28"/>
                                  </w:rPr>
                                </w:rPrChange>
                              </w:rPr>
                              <m:t>e</m:t>
                            </m:r>
                            <m:ctrlPr>
                              <w:rPr>
                                <w:rFonts w:ascii="Cambria Math" w:hAnsi="Cambria Math"/>
                                <w:i/>
                                <w:sz w:val="28"/>
                                <w:szCs w:val="28"/>
                                <w:highlight w:val="yellow"/>
                                <w:rPrChange w:id="195" w:author="微信用户" w:date="2025-09-05T12:26:06Z">
                                  <w:rPr>
                                    <w:rFonts w:ascii="Cambria Math" w:hAnsi="Cambria Math"/>
                                    <w:i/>
                                    <w:sz w:val="28"/>
                                    <w:szCs w:val="28"/>
                                  </w:rPr>
                                </w:rPrChange>
                              </w:rPr>
                            </m:ctrlPr>
                          </m:e>
                          <m:sub>
                            <m:r>
                              <m:rPr/>
                              <w:rPr>
                                <w:rFonts w:ascii="Cambria Math" w:hAnsi="Cambria Math"/>
                                <w:sz w:val="28"/>
                                <w:szCs w:val="28"/>
                                <w:highlight w:val="yellow"/>
                                <w:rPrChange w:id="196" w:author="微信用户" w:date="2025-09-05T12:26:06Z">
                                  <m:rPr/>
                                  <w:rPr>
                                    <w:rFonts w:ascii="Cambria Math" w:hAnsi="Cambria Math"/>
                                    <w:sz w:val="28"/>
                                    <w:szCs w:val="28"/>
                                  </w:rPr>
                                </w:rPrChange>
                              </w:rPr>
                              <m:t>2</m:t>
                            </m:r>
                            <m:ctrlPr>
                              <w:rPr>
                                <w:rFonts w:ascii="Cambria Math" w:hAnsi="Cambria Math"/>
                                <w:i/>
                                <w:sz w:val="28"/>
                                <w:szCs w:val="28"/>
                                <w:highlight w:val="yellow"/>
                                <w:rPrChange w:id="197"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198" w:author="微信用户" w:date="2025-09-05T12:26:06Z">
                              <m:rPr/>
                              <w:rPr>
                                <w:rFonts w:ascii="Cambria Math" w:hAnsi="Cambria Math"/>
                                <w:sz w:val="28"/>
                                <w:szCs w:val="28"/>
                              </w:rPr>
                            </w:rPrChange>
                          </w:rPr>
                          <m:t>,</m:t>
                        </m:r>
                        <m:sSub>
                          <m:sSubPr>
                            <m:ctrlPr>
                              <w:rPr>
                                <w:rFonts w:ascii="Cambria Math" w:hAnsi="Cambria Math"/>
                                <w:i/>
                                <w:sz w:val="28"/>
                                <w:szCs w:val="28"/>
                                <w:highlight w:val="yellow"/>
                                <w:rPrChange w:id="199"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200" w:author="微信用户" w:date="2025-09-05T12:26:06Z">
                                  <m:rPr/>
                                  <w:rPr>
                                    <w:rFonts w:ascii="Cambria Math" w:hAnsi="Cambria Math"/>
                                    <w:sz w:val="28"/>
                                    <w:szCs w:val="28"/>
                                  </w:rPr>
                                </w:rPrChange>
                              </w:rPr>
                              <m:t>e</m:t>
                            </m:r>
                            <m:ctrlPr>
                              <w:rPr>
                                <w:rFonts w:ascii="Cambria Math" w:hAnsi="Cambria Math"/>
                                <w:i/>
                                <w:sz w:val="28"/>
                                <w:szCs w:val="28"/>
                                <w:highlight w:val="yellow"/>
                                <w:rPrChange w:id="201" w:author="微信用户" w:date="2025-09-05T12:26:06Z">
                                  <w:rPr>
                                    <w:rFonts w:ascii="Cambria Math" w:hAnsi="Cambria Math"/>
                                    <w:i/>
                                    <w:sz w:val="28"/>
                                    <w:szCs w:val="28"/>
                                  </w:rPr>
                                </w:rPrChange>
                              </w:rPr>
                            </m:ctrlPr>
                          </m:e>
                          <m:sub>
                            <m:r>
                              <m:rPr/>
                              <w:rPr>
                                <w:rFonts w:ascii="Cambria Math" w:hAnsi="Cambria Math"/>
                                <w:sz w:val="28"/>
                                <w:szCs w:val="28"/>
                                <w:highlight w:val="yellow"/>
                                <w:rPrChange w:id="202" w:author="微信用户" w:date="2025-09-05T12:26:06Z">
                                  <m:rPr/>
                                  <w:rPr>
                                    <w:rFonts w:ascii="Cambria Math" w:hAnsi="Cambria Math"/>
                                    <w:sz w:val="28"/>
                                    <w:szCs w:val="28"/>
                                  </w:rPr>
                                </w:rPrChange>
                              </w:rPr>
                              <m:t>3</m:t>
                            </m:r>
                            <m:ctrlPr>
                              <w:rPr>
                                <w:rFonts w:ascii="Cambria Math" w:hAnsi="Cambria Math"/>
                                <w:i/>
                                <w:sz w:val="28"/>
                                <w:szCs w:val="28"/>
                                <w:highlight w:val="yellow"/>
                                <w:rPrChange w:id="203" w:author="微信用户" w:date="2025-09-05T12:26:06Z">
                                  <w:rPr>
                                    <w:rFonts w:ascii="Cambria Math" w:hAnsi="Cambria Math"/>
                                    <w:i/>
                                    <w:sz w:val="28"/>
                                    <w:szCs w:val="28"/>
                                  </w:rPr>
                                </w:rPrChange>
                              </w:rPr>
                            </m:ctrlPr>
                          </m:sub>
                        </m:sSub>
                        <m:ctrlPr>
                          <w:rPr>
                            <w:rFonts w:ascii="Cambria Math" w:hAnsi="Cambria Math"/>
                            <w:i/>
                            <w:sz w:val="28"/>
                            <w:szCs w:val="28"/>
                            <w:highlight w:val="yellow"/>
                            <w:rPrChange w:id="204" w:author="微信用户" w:date="2025-09-05T12:26:06Z">
                              <w:rPr>
                                <w:rFonts w:ascii="Cambria Math" w:hAnsi="Cambria Math"/>
                                <w:i/>
                                <w:sz w:val="28"/>
                                <w:szCs w:val="28"/>
                              </w:rPr>
                            </w:rPrChange>
                          </w:rPr>
                        </m:ctrlPr>
                      </m:e>
                    </m:d>
                    <m:ctrlPr>
                      <w:rPr>
                        <w:rFonts w:ascii="Cambria Math" w:hAnsi="Cambria Math"/>
                        <w:i/>
                        <w:sz w:val="28"/>
                        <w:szCs w:val="28"/>
                        <w:highlight w:val="yellow"/>
                        <w:rPrChange w:id="205" w:author="微信用户" w:date="2025-09-05T12:26:06Z">
                          <w:rPr>
                            <w:rFonts w:ascii="Cambria Math" w:hAnsi="Cambria Math"/>
                            <w:i/>
                            <w:sz w:val="28"/>
                            <w:szCs w:val="28"/>
                          </w:rPr>
                        </w:rPrChange>
                      </w:rPr>
                    </m:ctrlPr>
                  </m:e>
                </m:d>
                <m:r>
                  <m:rPr/>
                  <w:rPr>
                    <w:rFonts w:hint="eastAsia" w:ascii="Cambria Math" w:hAnsi="Cambria Math"/>
                    <w:sz w:val="28"/>
                    <w:szCs w:val="28"/>
                    <w:highlight w:val="yellow"/>
                    <w:rPrChange w:id="206" w:author="微信用户" w:date="2025-09-05T12:26:06Z">
                      <m:rPr/>
                      <w:rPr>
                        <w:rFonts w:hint="eastAsia" w:ascii="Cambria Math" w:hAnsi="Cambria Math"/>
                        <w:sz w:val="28"/>
                        <w:szCs w:val="28"/>
                      </w:rPr>
                    </w:rPrChange>
                  </w:rPr>
                  <m:t>，o</m:t>
                </m:r>
                <m:r>
                  <m:rPr/>
                  <w:rPr>
                    <w:rFonts w:ascii="Cambria Math" w:hAnsi="Cambria Math"/>
                    <w:sz w:val="28"/>
                    <w:szCs w:val="28"/>
                    <w:highlight w:val="yellow"/>
                    <w:rPrChange w:id="207" w:author="微信用户" w:date="2025-09-05T12:26:06Z">
                      <m:rPr/>
                      <w:rPr>
                        <w:rFonts w:ascii="Cambria Math" w:hAnsi="Cambria Math"/>
                        <w:sz w:val="28"/>
                        <w:szCs w:val="28"/>
                      </w:rPr>
                    </w:rPrChange>
                  </w:rPr>
                  <m:t>∈</m:t>
                </m:r>
                <m:sSup>
                  <m:sSupPr>
                    <m:ctrlPr>
                      <w:rPr>
                        <w:rFonts w:ascii="Cambria Math" w:hAnsi="Cambria Math"/>
                        <w:i/>
                        <w:sz w:val="28"/>
                        <w:szCs w:val="28"/>
                        <w:highlight w:val="yellow"/>
                        <w:rPrChange w:id="208" w:author="微信用户" w:date="2025-09-05T12:26:06Z">
                          <w:rPr>
                            <w:rFonts w:ascii="Cambria Math" w:hAnsi="Cambria Math"/>
                            <w:i/>
                            <w:sz w:val="28"/>
                            <w:szCs w:val="28"/>
                          </w:rPr>
                        </w:rPrChange>
                      </w:rPr>
                    </m:ctrlPr>
                  </m:sSupPr>
                  <m:e>
                    <m:r>
                      <m:rPr/>
                      <w:rPr>
                        <w:rFonts w:ascii="Cambria Math" w:hAnsi="Cambria Math"/>
                        <w:sz w:val="28"/>
                        <w:szCs w:val="28"/>
                        <w:highlight w:val="yellow"/>
                        <w:rPrChange w:id="209" w:author="微信用户" w:date="2025-09-05T12:26:06Z">
                          <m:rPr/>
                          <w:rPr>
                            <w:rFonts w:ascii="Cambria Math" w:hAnsi="Cambria Math"/>
                            <w:sz w:val="28"/>
                            <w:szCs w:val="28"/>
                          </w:rPr>
                        </w:rPrChange>
                      </w:rPr>
                      <m:t>R</m:t>
                    </m:r>
                    <m:ctrlPr>
                      <w:rPr>
                        <w:rFonts w:ascii="Cambria Math" w:hAnsi="Cambria Math"/>
                        <w:i/>
                        <w:sz w:val="28"/>
                        <w:szCs w:val="28"/>
                        <w:highlight w:val="yellow"/>
                        <w:rPrChange w:id="210" w:author="微信用户" w:date="2025-09-05T12:26:06Z">
                          <w:rPr>
                            <w:rFonts w:ascii="Cambria Math" w:hAnsi="Cambria Math"/>
                            <w:i/>
                            <w:sz w:val="28"/>
                            <w:szCs w:val="28"/>
                          </w:rPr>
                        </w:rPrChange>
                      </w:rPr>
                    </m:ctrlPr>
                  </m:e>
                  <m:sup>
                    <m:r>
                      <m:rPr/>
                      <w:rPr>
                        <w:rFonts w:ascii="Cambria Math" w:hAnsi="Cambria Math"/>
                        <w:sz w:val="28"/>
                        <w:szCs w:val="28"/>
                        <w:highlight w:val="yellow"/>
                        <w:rPrChange w:id="211" w:author="微信用户" w:date="2025-09-05T12:26:06Z">
                          <m:rPr/>
                          <w:rPr>
                            <w:rFonts w:ascii="Cambria Math" w:hAnsi="Cambria Math"/>
                            <w:sz w:val="28"/>
                            <w:szCs w:val="28"/>
                          </w:rPr>
                        </w:rPrChange>
                      </w:rPr>
                      <m:t>3</m:t>
                    </m:r>
                    <m:ctrlPr>
                      <w:rPr>
                        <w:rFonts w:ascii="Cambria Math" w:hAnsi="Cambria Math"/>
                        <w:i/>
                        <w:sz w:val="28"/>
                        <w:szCs w:val="28"/>
                        <w:highlight w:val="yellow"/>
                        <w:rPrChange w:id="212" w:author="微信用户" w:date="2025-09-05T12:26:06Z">
                          <w:rPr>
                            <w:rFonts w:ascii="Cambria Math" w:hAnsi="Cambria Math"/>
                            <w:i/>
                            <w:sz w:val="28"/>
                            <w:szCs w:val="28"/>
                          </w:rPr>
                        </w:rPrChange>
                      </w:rPr>
                    </m:ctrlPr>
                  </m:sup>
                </m:sSup>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highlight w:val="yellow"/>
                <w:rPrChange w:id="213" w:author="微信用户" w:date="2025-09-05T12:26:06Z">
                  <w:rPr>
                    <w:rFonts w:hint="eastAsia" w:ascii="宋体" w:hAnsi="宋体"/>
                    <w:sz w:val="28"/>
                    <w:szCs w:val="28"/>
                  </w:rPr>
                </w:rPrChange>
              </w:rPr>
            </w:pPr>
            <w:r>
              <w:rPr>
                <w:rFonts w:hint="eastAsia" w:ascii="宋体" w:hAnsi="宋体"/>
                <w:sz w:val="28"/>
                <w:szCs w:val="28"/>
                <w:highlight w:val="yellow"/>
                <w:rPrChange w:id="214" w:author="微信用户" w:date="2025-09-05T12:26:06Z">
                  <w:rPr>
                    <w:rFonts w:hint="eastAsia" w:ascii="宋体" w:hAnsi="宋体"/>
                    <w:sz w:val="28"/>
                    <w:szCs w:val="28"/>
                  </w:rPr>
                </w:rPrChange>
              </w:rPr>
              <w:t>（1）</w:t>
            </w:r>
          </w:p>
        </w:tc>
      </w:tr>
    </w:tbl>
    <w:p>
      <w:pPr>
        <w:adjustRightInd w:val="0"/>
        <w:snapToGrid w:val="0"/>
        <w:spacing w:line="360" w:lineRule="auto"/>
        <w:ind w:firstLine="560" w:firstLineChars="200"/>
        <w:textAlignment w:val="center"/>
        <w:rPr>
          <w:rFonts w:hint="eastAsia" w:ascii="宋体" w:hAnsi="宋体"/>
          <w:iCs/>
          <w:sz w:val="28"/>
          <w:szCs w:val="28"/>
          <w:highlight w:val="yellow"/>
          <w:rPrChange w:id="215" w:author="微信用户" w:date="2025-09-05T12:26:06Z">
            <w:rPr>
              <w:rFonts w:hint="eastAsia" w:ascii="宋体" w:hAnsi="宋体"/>
              <w:iCs/>
              <w:sz w:val="28"/>
              <w:szCs w:val="28"/>
            </w:rPr>
          </w:rPrChange>
        </w:rPr>
      </w:pPr>
      <w:r>
        <w:rPr>
          <w:rFonts w:hint="eastAsia" w:ascii="宋体" w:hAnsi="宋体"/>
          <w:sz w:val="28"/>
          <w:szCs w:val="28"/>
          <w:highlight w:val="yellow"/>
          <w:rPrChange w:id="216" w:author="微信用户" w:date="2025-09-05T12:26:06Z">
            <w:rPr>
              <w:rFonts w:hint="eastAsia" w:ascii="宋体" w:hAnsi="宋体"/>
              <w:sz w:val="28"/>
              <w:szCs w:val="28"/>
            </w:rPr>
          </w:rPrChange>
        </w:rPr>
        <w:t>S143，将得到的逻辑值进行SoftMax操作，得到三个不同分支特征对应的贡献率，记为</w:t>
      </w:r>
      <m:oMath>
        <m:r>
          <m:rPr/>
          <w:rPr>
            <w:rFonts w:ascii="Cambria Math" w:hAnsi="Cambria Math"/>
            <w:sz w:val="28"/>
            <w:szCs w:val="28"/>
            <w:highlight w:val="yellow"/>
            <w:rPrChange w:id="217" w:author="微信用户" w:date="2025-09-05T12:26:06Z">
              <m:rPr/>
              <w:rPr>
                <w:rFonts w:ascii="Cambria Math" w:hAnsi="Cambria Math"/>
                <w:sz w:val="28"/>
                <w:szCs w:val="28"/>
              </w:rPr>
            </w:rPrChange>
          </w:rPr>
          <m:t>{</m:t>
        </m:r>
        <m:sSub>
          <m:sSubPr>
            <m:ctrlPr>
              <w:rPr>
                <w:rFonts w:ascii="Cambria Math" w:hAnsi="Cambria Math"/>
                <w:i/>
                <w:sz w:val="28"/>
                <w:szCs w:val="28"/>
                <w:highlight w:val="yellow"/>
                <w:rPrChange w:id="218" w:author="微信用户" w:date="2025-09-05T12:26:06Z">
                  <w:rPr>
                    <w:rFonts w:ascii="Cambria Math" w:hAnsi="Cambria Math"/>
                    <w:i/>
                    <w:sz w:val="28"/>
                    <w:szCs w:val="28"/>
                  </w:rPr>
                </w:rPrChange>
              </w:rPr>
            </m:ctrlPr>
          </m:sSubPr>
          <m:e>
            <m:r>
              <m:rPr/>
              <w:rPr>
                <w:rFonts w:hint="eastAsia" w:ascii="Cambria Math" w:hAnsi="Cambria Math"/>
                <w:sz w:val="28"/>
                <w:szCs w:val="28"/>
                <w:highlight w:val="yellow"/>
                <w:rPrChange w:id="219" w:author="微信用户" w:date="2025-09-05T12:26:06Z">
                  <m:rPr/>
                  <w:rPr>
                    <w:rFonts w:hint="eastAsia" w:ascii="Cambria Math" w:hAnsi="Cambria Math"/>
                    <w:sz w:val="28"/>
                    <w:szCs w:val="28"/>
                  </w:rPr>
                </w:rPrChange>
              </w:rPr>
              <m:t>r</m:t>
            </m:r>
            <m:ctrlPr>
              <w:rPr>
                <w:rFonts w:ascii="Cambria Math" w:hAnsi="Cambria Math"/>
                <w:i/>
                <w:sz w:val="28"/>
                <w:szCs w:val="28"/>
                <w:highlight w:val="yellow"/>
                <w:rPrChange w:id="220" w:author="微信用户" w:date="2025-09-05T12:26:06Z">
                  <w:rPr>
                    <w:rFonts w:ascii="Cambria Math" w:hAnsi="Cambria Math"/>
                    <w:i/>
                    <w:sz w:val="28"/>
                    <w:szCs w:val="28"/>
                  </w:rPr>
                </w:rPrChange>
              </w:rPr>
            </m:ctrlPr>
          </m:e>
          <m:sub>
            <m:r>
              <m:rPr/>
              <w:rPr>
                <w:rFonts w:ascii="Cambria Math" w:hAnsi="Cambria Math"/>
                <w:sz w:val="28"/>
                <w:szCs w:val="28"/>
                <w:highlight w:val="yellow"/>
                <w:rPrChange w:id="221" w:author="微信用户" w:date="2025-09-05T12:26:06Z">
                  <m:rPr/>
                  <w:rPr>
                    <w:rFonts w:ascii="Cambria Math" w:hAnsi="Cambria Math"/>
                    <w:sz w:val="28"/>
                    <w:szCs w:val="28"/>
                  </w:rPr>
                </w:rPrChange>
              </w:rPr>
              <m:t>1</m:t>
            </m:r>
            <m:ctrlPr>
              <w:rPr>
                <w:rFonts w:ascii="Cambria Math" w:hAnsi="Cambria Math"/>
                <w:i/>
                <w:sz w:val="28"/>
                <w:szCs w:val="28"/>
                <w:highlight w:val="yellow"/>
                <w:rPrChange w:id="222" w:author="微信用户" w:date="2025-09-05T12:26:06Z">
                  <w:rPr>
                    <w:rFonts w:ascii="Cambria Math" w:hAnsi="Cambria Math"/>
                    <w:i/>
                    <w:sz w:val="28"/>
                    <w:szCs w:val="28"/>
                  </w:rPr>
                </w:rPrChange>
              </w:rPr>
            </m:ctrlPr>
          </m:sub>
        </m:sSub>
        <m:r>
          <m:rPr/>
          <w:rPr>
            <w:rFonts w:hint="eastAsia" w:ascii="Cambria Math" w:hAnsi="Cambria Math"/>
            <w:sz w:val="28"/>
            <w:szCs w:val="28"/>
            <w:highlight w:val="yellow"/>
            <w:rPrChange w:id="223" w:author="微信用户" w:date="2025-09-05T12:26:06Z">
              <m:rPr/>
              <w:rPr>
                <w:rFonts w:hint="eastAsia" w:ascii="Cambria Math" w:hAnsi="Cambria Math"/>
                <w:sz w:val="28"/>
                <w:szCs w:val="28"/>
              </w:rPr>
            </w:rPrChange>
          </w:rPr>
          <m:t>，</m:t>
        </m:r>
        <m:sSub>
          <m:sSubPr>
            <m:ctrlPr>
              <w:rPr>
                <w:rFonts w:ascii="Cambria Math" w:hAnsi="Cambria Math"/>
                <w:i/>
                <w:sz w:val="28"/>
                <w:szCs w:val="28"/>
                <w:highlight w:val="yellow"/>
                <w:rPrChange w:id="224"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225" w:author="微信用户" w:date="2025-09-05T12:26:06Z">
                  <m:rPr/>
                  <w:rPr>
                    <w:rFonts w:ascii="Cambria Math" w:hAnsi="Cambria Math"/>
                    <w:sz w:val="28"/>
                    <w:szCs w:val="28"/>
                  </w:rPr>
                </w:rPrChange>
              </w:rPr>
              <m:t>r</m:t>
            </m:r>
            <m:ctrlPr>
              <w:rPr>
                <w:rFonts w:ascii="Cambria Math" w:hAnsi="Cambria Math"/>
                <w:i/>
                <w:sz w:val="28"/>
                <w:szCs w:val="28"/>
                <w:highlight w:val="yellow"/>
                <w:rPrChange w:id="226" w:author="微信用户" w:date="2025-09-05T12:26:06Z">
                  <w:rPr>
                    <w:rFonts w:ascii="Cambria Math" w:hAnsi="Cambria Math"/>
                    <w:i/>
                    <w:sz w:val="28"/>
                    <w:szCs w:val="28"/>
                  </w:rPr>
                </w:rPrChange>
              </w:rPr>
            </m:ctrlPr>
          </m:e>
          <m:sub>
            <m:r>
              <m:rPr/>
              <w:rPr>
                <w:rFonts w:ascii="Cambria Math" w:hAnsi="Cambria Math"/>
                <w:sz w:val="28"/>
                <w:szCs w:val="28"/>
                <w:highlight w:val="yellow"/>
                <w:rPrChange w:id="227" w:author="微信用户" w:date="2025-09-05T12:26:06Z">
                  <m:rPr/>
                  <w:rPr>
                    <w:rFonts w:ascii="Cambria Math" w:hAnsi="Cambria Math"/>
                    <w:sz w:val="28"/>
                    <w:szCs w:val="28"/>
                  </w:rPr>
                </w:rPrChange>
              </w:rPr>
              <m:t>2</m:t>
            </m:r>
            <m:ctrlPr>
              <w:rPr>
                <w:rFonts w:ascii="Cambria Math" w:hAnsi="Cambria Math"/>
                <w:i/>
                <w:sz w:val="28"/>
                <w:szCs w:val="28"/>
                <w:highlight w:val="yellow"/>
                <w:rPrChange w:id="228" w:author="微信用户" w:date="2025-09-05T12:26:06Z">
                  <w:rPr>
                    <w:rFonts w:ascii="Cambria Math" w:hAnsi="Cambria Math"/>
                    <w:i/>
                    <w:sz w:val="28"/>
                    <w:szCs w:val="28"/>
                  </w:rPr>
                </w:rPrChange>
              </w:rPr>
            </m:ctrlPr>
          </m:sub>
        </m:sSub>
        <m:r>
          <m:rPr/>
          <w:rPr>
            <w:rFonts w:hint="eastAsia" w:ascii="Cambria Math" w:hAnsi="Cambria Math"/>
            <w:sz w:val="28"/>
            <w:szCs w:val="28"/>
            <w:highlight w:val="yellow"/>
            <w:rPrChange w:id="229" w:author="微信用户" w:date="2025-09-05T12:26:06Z">
              <m:rPr/>
              <w:rPr>
                <w:rFonts w:hint="eastAsia" w:ascii="Cambria Math" w:hAnsi="Cambria Math"/>
                <w:sz w:val="28"/>
                <w:szCs w:val="28"/>
              </w:rPr>
            </w:rPrChange>
          </w:rPr>
          <m:t>，</m:t>
        </m:r>
        <m:sSub>
          <m:sSubPr>
            <m:ctrlPr>
              <w:rPr>
                <w:rFonts w:ascii="Cambria Math" w:hAnsi="Cambria Math"/>
                <w:i/>
                <w:sz w:val="28"/>
                <w:szCs w:val="28"/>
                <w:highlight w:val="yellow"/>
                <w:rPrChange w:id="230"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231" w:author="微信用户" w:date="2025-09-05T12:26:06Z">
                  <m:rPr/>
                  <w:rPr>
                    <w:rFonts w:ascii="Cambria Math" w:hAnsi="Cambria Math"/>
                    <w:sz w:val="28"/>
                    <w:szCs w:val="28"/>
                  </w:rPr>
                </w:rPrChange>
              </w:rPr>
              <m:t>r</m:t>
            </m:r>
            <m:ctrlPr>
              <w:rPr>
                <w:rFonts w:ascii="Cambria Math" w:hAnsi="Cambria Math"/>
                <w:i/>
                <w:sz w:val="28"/>
                <w:szCs w:val="28"/>
                <w:highlight w:val="yellow"/>
                <w:rPrChange w:id="232" w:author="微信用户" w:date="2025-09-05T12:26:06Z">
                  <w:rPr>
                    <w:rFonts w:ascii="Cambria Math" w:hAnsi="Cambria Math"/>
                    <w:i/>
                    <w:sz w:val="28"/>
                    <w:szCs w:val="28"/>
                  </w:rPr>
                </w:rPrChange>
              </w:rPr>
            </m:ctrlPr>
          </m:e>
          <m:sub>
            <m:r>
              <m:rPr/>
              <w:rPr>
                <w:rFonts w:ascii="Cambria Math" w:hAnsi="Cambria Math"/>
                <w:sz w:val="28"/>
                <w:szCs w:val="28"/>
                <w:highlight w:val="yellow"/>
                <w:rPrChange w:id="233" w:author="微信用户" w:date="2025-09-05T12:26:06Z">
                  <m:rPr/>
                  <w:rPr>
                    <w:rFonts w:ascii="Cambria Math" w:hAnsi="Cambria Math"/>
                    <w:sz w:val="28"/>
                    <w:szCs w:val="28"/>
                  </w:rPr>
                </w:rPrChange>
              </w:rPr>
              <m:t>3</m:t>
            </m:r>
            <m:ctrlPr>
              <w:rPr>
                <w:rFonts w:ascii="Cambria Math" w:hAnsi="Cambria Math"/>
                <w:i/>
                <w:sz w:val="28"/>
                <w:szCs w:val="28"/>
                <w:highlight w:val="yellow"/>
                <w:rPrChange w:id="234"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235" w:author="微信用户" w:date="2025-09-05T12:26:06Z">
              <m:rPr/>
              <w:rPr>
                <w:rFonts w:ascii="Cambria Math" w:hAnsi="Cambria Math"/>
                <w:sz w:val="28"/>
                <w:szCs w:val="28"/>
              </w:rPr>
            </w:rPrChange>
          </w:rPr>
          <m:t>}</m:t>
        </m:r>
      </m:oMath>
      <w:r>
        <w:rPr>
          <w:rFonts w:hint="eastAsia" w:ascii="宋体" w:hAnsi="宋体"/>
          <w:iCs/>
          <w:sz w:val="28"/>
          <w:szCs w:val="28"/>
          <w:highlight w:val="yellow"/>
          <w:rPrChange w:id="236" w:author="微信用户" w:date="2025-09-05T12:26:06Z">
            <w:rPr>
              <w:rFonts w:hint="eastAsia" w:ascii="宋体" w:hAnsi="宋体"/>
              <w:iCs/>
              <w:sz w:val="28"/>
              <w:szCs w:val="28"/>
            </w:rPr>
          </w:rPrChange>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highlight w:val="yellow"/>
                <w:rPrChange w:id="237" w:author="微信用户" w:date="2025-09-05T12:26:06Z">
                  <w:rPr>
                    <w:rFonts w:hint="eastAsia" w:ascii="宋体" w:hAnsi="宋体"/>
                    <w:iCs/>
                    <w:sz w:val="28"/>
                    <w:szCs w:val="28"/>
                  </w:rPr>
                </w:rPrChange>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iCs/>
                <w:sz w:val="28"/>
                <w:szCs w:val="28"/>
                <w:highlight w:val="yellow"/>
                <w:rPrChange w:id="238" w:author="微信用户" w:date="2025-09-05T12:26:06Z">
                  <w:rPr>
                    <w:rFonts w:hint="eastAsia" w:ascii="宋体" w:hAnsi="宋体"/>
                    <w:i/>
                    <w:iCs/>
                    <w:sz w:val="28"/>
                    <w:szCs w:val="28"/>
                  </w:rPr>
                </w:rPrChange>
              </w:rPr>
            </w:pPr>
            <m:oMathPara>
              <m:oMath>
                <m:sSub>
                  <m:sSubPr>
                    <m:ctrlPr>
                      <w:rPr>
                        <w:rFonts w:ascii="Cambria Math" w:hAnsi="Cambria Math"/>
                        <w:i/>
                        <w:iCs/>
                        <w:sz w:val="28"/>
                        <w:szCs w:val="28"/>
                        <w:highlight w:val="yellow"/>
                        <w:rPrChange w:id="239"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240" w:author="微信用户" w:date="2025-09-05T12:26:06Z">
                          <m:rPr/>
                          <w:rPr>
                            <w:rFonts w:hint="eastAsia" w:ascii="Cambria Math" w:hAnsi="Cambria Math"/>
                            <w:sz w:val="28"/>
                            <w:szCs w:val="28"/>
                          </w:rPr>
                        </w:rPrChange>
                      </w:rPr>
                      <m:t>r</m:t>
                    </m:r>
                    <m:ctrlPr>
                      <w:rPr>
                        <w:rFonts w:ascii="Cambria Math" w:hAnsi="Cambria Math"/>
                        <w:i/>
                        <w:iCs/>
                        <w:sz w:val="28"/>
                        <w:szCs w:val="28"/>
                        <w:highlight w:val="yellow"/>
                        <w:rPrChange w:id="241"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242"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243"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244" w:author="微信用户" w:date="2025-09-05T12:26:06Z">
                      <m:rPr/>
                      <w:rPr>
                        <w:rFonts w:ascii="Cambria Math" w:hAnsi="Cambria Math"/>
                        <w:sz w:val="28"/>
                        <w:szCs w:val="28"/>
                      </w:rPr>
                    </w:rPrChange>
                  </w:rPr>
                  <m:t>=</m:t>
                </m:r>
                <m:f>
                  <m:fPr>
                    <m:ctrlPr>
                      <w:rPr>
                        <w:rFonts w:ascii="Cambria Math" w:hAnsi="Cambria Math"/>
                        <w:i/>
                        <w:iCs/>
                        <w:sz w:val="28"/>
                        <w:szCs w:val="28"/>
                        <w:highlight w:val="yellow"/>
                        <w:rPrChange w:id="245" w:author="微信用户" w:date="2025-09-05T12:26:06Z">
                          <w:rPr>
                            <w:rFonts w:ascii="Cambria Math" w:hAnsi="Cambria Math"/>
                            <w:i/>
                            <w:iCs/>
                            <w:sz w:val="28"/>
                            <w:szCs w:val="28"/>
                          </w:rPr>
                        </w:rPrChange>
                      </w:rPr>
                    </m:ctrlPr>
                  </m:fPr>
                  <m:num>
                    <m:sSup>
                      <m:sSupPr>
                        <m:ctrlPr>
                          <w:rPr>
                            <w:rFonts w:ascii="Cambria Math" w:hAnsi="Cambria Math"/>
                            <w:i/>
                            <w:iCs/>
                            <w:sz w:val="28"/>
                            <w:szCs w:val="28"/>
                            <w:highlight w:val="yellow"/>
                            <w:rPrChange w:id="246"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247"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248" w:author="微信用户" w:date="2025-09-05T12:26:06Z">
                              <w:rPr>
                                <w:rFonts w:ascii="Cambria Math" w:hAnsi="Cambria Math"/>
                                <w:i/>
                                <w:iCs/>
                                <w:sz w:val="28"/>
                                <w:szCs w:val="28"/>
                              </w:rPr>
                            </w:rPrChange>
                          </w:rPr>
                        </m:ctrlPr>
                      </m:e>
                      <m:sup>
                        <m:f>
                          <m:fPr>
                            <m:type m:val="skw"/>
                            <m:ctrlPr>
                              <w:rPr>
                                <w:rFonts w:ascii="Cambria Math" w:hAnsi="Cambria Math"/>
                                <w:i/>
                                <w:iCs/>
                                <w:sz w:val="28"/>
                                <w:szCs w:val="28"/>
                                <w:highlight w:val="yellow"/>
                                <w:rPrChange w:id="249" w:author="微信用户" w:date="2025-09-05T12:26:06Z">
                                  <w:rPr>
                                    <w:rFonts w:ascii="Cambria Math" w:hAnsi="Cambria Math"/>
                                    <w:i/>
                                    <w:iCs/>
                                    <w:sz w:val="28"/>
                                    <w:szCs w:val="28"/>
                                  </w:rPr>
                                </w:rPrChange>
                              </w:rPr>
                            </m:ctrlPr>
                          </m:fPr>
                          <m:num>
                            <m:sSub>
                              <m:sSubPr>
                                <m:ctrlPr>
                                  <w:rPr>
                                    <w:rFonts w:ascii="Cambria Math" w:hAnsi="Cambria Math"/>
                                    <w:i/>
                                    <w:iCs/>
                                    <w:sz w:val="28"/>
                                    <w:szCs w:val="28"/>
                                    <w:highlight w:val="yellow"/>
                                    <w:rPrChange w:id="250"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251" w:author="微信用户" w:date="2025-09-05T12:26:06Z">
                                      <m:rPr/>
                                      <w:rPr>
                                        <w:rFonts w:ascii="Cambria Math" w:hAnsi="Cambria Math"/>
                                        <w:sz w:val="28"/>
                                        <w:szCs w:val="28"/>
                                      </w:rPr>
                                    </w:rPrChange>
                                  </w:rPr>
                                  <m:t>o</m:t>
                                </m:r>
                                <m:ctrlPr>
                                  <w:rPr>
                                    <w:rFonts w:ascii="Cambria Math" w:hAnsi="Cambria Math"/>
                                    <w:i/>
                                    <w:iCs/>
                                    <w:sz w:val="28"/>
                                    <w:szCs w:val="28"/>
                                    <w:highlight w:val="yellow"/>
                                    <w:rPrChange w:id="252"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253"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254"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255" w:author="微信用户" w:date="2025-09-05T12:26:06Z">
                                  <w:rPr>
                                    <w:rFonts w:ascii="Cambria Math" w:hAnsi="Cambria Math"/>
                                    <w:i/>
                                    <w:iCs/>
                                    <w:sz w:val="28"/>
                                    <w:szCs w:val="28"/>
                                  </w:rPr>
                                </w:rPrChange>
                              </w:rPr>
                            </m:ctrlPr>
                          </m:num>
                          <m:den>
                            <m:r>
                              <m:rPr/>
                              <w:rPr>
                                <w:rFonts w:ascii="Cambria Math" w:hAnsi="Cambria Math"/>
                                <w:sz w:val="28"/>
                                <w:szCs w:val="28"/>
                                <w:highlight w:val="yellow"/>
                                <w:rPrChange w:id="256" w:author="微信用户" w:date="2025-09-05T12:26:06Z">
                                  <m:rPr/>
                                  <w:rPr>
                                    <w:rFonts w:ascii="Cambria Math" w:hAnsi="Cambria Math"/>
                                    <w:sz w:val="28"/>
                                    <w:szCs w:val="28"/>
                                  </w:rPr>
                                </w:rPrChange>
                              </w:rPr>
                              <m:t>τ</m:t>
                            </m:r>
                            <m:ctrlPr>
                              <w:rPr>
                                <w:rFonts w:ascii="Cambria Math" w:hAnsi="Cambria Math"/>
                                <w:i/>
                                <w:iCs/>
                                <w:sz w:val="28"/>
                                <w:szCs w:val="28"/>
                                <w:highlight w:val="yellow"/>
                                <w:rPrChange w:id="257" w:author="微信用户" w:date="2025-09-05T12:26:06Z">
                                  <w:rPr>
                                    <w:rFonts w:ascii="Cambria Math" w:hAnsi="Cambria Math"/>
                                    <w:i/>
                                    <w:iCs/>
                                    <w:sz w:val="28"/>
                                    <w:szCs w:val="28"/>
                                  </w:rPr>
                                </w:rPrChange>
                              </w:rPr>
                            </m:ctrlPr>
                          </m:den>
                        </m:f>
                        <m:ctrlPr>
                          <w:rPr>
                            <w:rFonts w:ascii="Cambria Math" w:hAnsi="Cambria Math"/>
                            <w:i/>
                            <w:iCs/>
                            <w:sz w:val="28"/>
                            <w:szCs w:val="28"/>
                            <w:highlight w:val="yellow"/>
                            <w:rPrChange w:id="258" w:author="微信用户" w:date="2025-09-05T12:26:06Z">
                              <w:rPr>
                                <w:rFonts w:ascii="Cambria Math" w:hAnsi="Cambria Math"/>
                                <w:i/>
                                <w:iCs/>
                                <w:sz w:val="28"/>
                                <w:szCs w:val="28"/>
                              </w:rPr>
                            </w:rPrChange>
                          </w:rPr>
                        </m:ctrlPr>
                      </m:sup>
                    </m:sSup>
                    <m:ctrlPr>
                      <w:rPr>
                        <w:rFonts w:ascii="Cambria Math" w:hAnsi="Cambria Math"/>
                        <w:i/>
                        <w:iCs/>
                        <w:sz w:val="28"/>
                        <w:szCs w:val="28"/>
                        <w:highlight w:val="yellow"/>
                        <w:rPrChange w:id="259" w:author="微信用户" w:date="2025-09-05T12:26:06Z">
                          <w:rPr>
                            <w:rFonts w:ascii="Cambria Math" w:hAnsi="Cambria Math"/>
                            <w:i/>
                            <w:iCs/>
                            <w:sz w:val="28"/>
                            <w:szCs w:val="28"/>
                          </w:rPr>
                        </w:rPrChange>
                      </w:rPr>
                    </m:ctrlPr>
                  </m:num>
                  <m:den>
                    <m:nary>
                      <m:naryPr>
                        <m:chr m:val="∑"/>
                        <m:limLoc m:val="subSup"/>
                        <m:supHide m:val="1"/>
                        <m:ctrlPr>
                          <w:rPr>
                            <w:rFonts w:ascii="Cambria Math" w:hAnsi="Cambria Math"/>
                            <w:i/>
                            <w:iCs/>
                            <w:sz w:val="28"/>
                            <w:szCs w:val="28"/>
                            <w:highlight w:val="yellow"/>
                            <w:rPrChange w:id="260" w:author="微信用户" w:date="2025-09-05T12:26:06Z">
                              <w:rPr>
                                <w:rFonts w:ascii="Cambria Math" w:hAnsi="Cambria Math"/>
                                <w:i/>
                                <w:iCs/>
                                <w:sz w:val="28"/>
                                <w:szCs w:val="28"/>
                              </w:rPr>
                            </w:rPrChange>
                          </w:rPr>
                        </m:ctrlPr>
                      </m:naryPr>
                      <m:sub>
                        <m:r>
                          <m:rPr/>
                          <w:rPr>
                            <w:rFonts w:ascii="Cambria Math" w:hAnsi="Cambria Math"/>
                            <w:sz w:val="28"/>
                            <w:szCs w:val="28"/>
                            <w:highlight w:val="yellow"/>
                            <w:rPrChange w:id="261" w:author="微信用户" w:date="2025-09-05T12:26:06Z">
                              <m:rPr/>
                              <w:rPr>
                                <w:rFonts w:ascii="Cambria Math" w:hAnsi="Cambria Math"/>
                                <w:sz w:val="28"/>
                                <w:szCs w:val="28"/>
                              </w:rPr>
                            </w:rPrChange>
                          </w:rPr>
                          <m:t>jϵ</m:t>
                        </m:r>
                        <m:d>
                          <m:dPr>
                            <m:begChr m:val="{"/>
                            <m:endChr m:val="}"/>
                            <m:ctrlPr>
                              <w:rPr>
                                <w:rFonts w:ascii="Cambria Math" w:hAnsi="Cambria Math"/>
                                <w:i/>
                                <w:iCs/>
                                <w:sz w:val="28"/>
                                <w:szCs w:val="28"/>
                                <w:highlight w:val="yellow"/>
                                <w:rPrChange w:id="262" w:author="微信用户" w:date="2025-09-05T12:26:06Z">
                                  <w:rPr>
                                    <w:rFonts w:ascii="Cambria Math" w:hAnsi="Cambria Math"/>
                                    <w:i/>
                                    <w:iCs/>
                                    <w:sz w:val="28"/>
                                    <w:szCs w:val="28"/>
                                  </w:rPr>
                                </w:rPrChange>
                              </w:rPr>
                            </m:ctrlPr>
                          </m:dPr>
                          <m:e>
                            <m:r>
                              <m:rPr/>
                              <w:rPr>
                                <w:rFonts w:ascii="Cambria Math" w:hAnsi="Cambria Math"/>
                                <w:sz w:val="28"/>
                                <w:szCs w:val="28"/>
                                <w:highlight w:val="yellow"/>
                                <w:rPrChange w:id="263" w:author="微信用户" w:date="2025-09-05T12:26:06Z">
                                  <m:rPr/>
                                  <w:rPr>
                                    <w:rFonts w:ascii="Cambria Math" w:hAnsi="Cambria Math"/>
                                    <w:sz w:val="28"/>
                                    <w:szCs w:val="28"/>
                                  </w:rPr>
                                </w:rPrChange>
                              </w:rPr>
                              <m:t>1,2,3</m:t>
                            </m:r>
                            <m:ctrlPr>
                              <w:rPr>
                                <w:rFonts w:ascii="Cambria Math" w:hAnsi="Cambria Math"/>
                                <w:i/>
                                <w:iCs/>
                                <w:sz w:val="28"/>
                                <w:szCs w:val="28"/>
                                <w:highlight w:val="yellow"/>
                                <w:rPrChange w:id="264" w:author="微信用户" w:date="2025-09-05T12:26:06Z">
                                  <w:rPr>
                                    <w:rFonts w:ascii="Cambria Math" w:hAnsi="Cambria Math"/>
                                    <w:i/>
                                    <w:iCs/>
                                    <w:sz w:val="28"/>
                                    <w:szCs w:val="28"/>
                                  </w:rPr>
                                </w:rPrChange>
                              </w:rPr>
                            </m:ctrlPr>
                          </m:e>
                        </m:d>
                        <m:ctrlPr>
                          <w:rPr>
                            <w:rFonts w:ascii="Cambria Math" w:hAnsi="Cambria Math"/>
                            <w:i/>
                            <w:iCs/>
                            <w:sz w:val="28"/>
                            <w:szCs w:val="28"/>
                            <w:highlight w:val="yellow"/>
                            <w:rPrChange w:id="265" w:author="微信用户" w:date="2025-09-05T12:26:06Z">
                              <w:rPr>
                                <w:rFonts w:ascii="Cambria Math" w:hAnsi="Cambria Math"/>
                                <w:i/>
                                <w:iCs/>
                                <w:sz w:val="28"/>
                                <w:szCs w:val="28"/>
                              </w:rPr>
                            </w:rPrChange>
                          </w:rPr>
                        </m:ctrlPr>
                      </m:sub>
                      <m:sup>
                        <m:ctrlPr>
                          <w:rPr>
                            <w:rFonts w:ascii="Cambria Math" w:hAnsi="Cambria Math"/>
                            <w:i/>
                            <w:iCs/>
                            <w:sz w:val="28"/>
                            <w:szCs w:val="28"/>
                            <w:highlight w:val="yellow"/>
                            <w:rPrChange w:id="266" w:author="微信用户" w:date="2025-09-05T12:26:06Z">
                              <w:rPr>
                                <w:rFonts w:ascii="Cambria Math" w:hAnsi="Cambria Math"/>
                                <w:i/>
                                <w:iCs/>
                                <w:sz w:val="28"/>
                                <w:szCs w:val="28"/>
                              </w:rPr>
                            </w:rPrChange>
                          </w:rPr>
                        </m:ctrlPr>
                      </m:sup>
                      <m:e>
                        <m:sSup>
                          <m:sSupPr>
                            <m:ctrlPr>
                              <w:rPr>
                                <w:rFonts w:ascii="Cambria Math" w:hAnsi="Cambria Math"/>
                                <w:i/>
                                <w:iCs/>
                                <w:sz w:val="28"/>
                                <w:szCs w:val="28"/>
                                <w:highlight w:val="yellow"/>
                                <w:rPrChange w:id="267"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268"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269" w:author="微信用户" w:date="2025-09-05T12:26:06Z">
                                  <w:rPr>
                                    <w:rFonts w:ascii="Cambria Math" w:hAnsi="Cambria Math"/>
                                    <w:i/>
                                    <w:iCs/>
                                    <w:sz w:val="28"/>
                                    <w:szCs w:val="28"/>
                                  </w:rPr>
                                </w:rPrChange>
                              </w:rPr>
                            </m:ctrlPr>
                          </m:e>
                          <m:sup>
                            <m:f>
                              <m:fPr>
                                <m:type m:val="skw"/>
                                <m:ctrlPr>
                                  <w:rPr>
                                    <w:rFonts w:ascii="Cambria Math" w:hAnsi="Cambria Math"/>
                                    <w:i/>
                                    <w:iCs/>
                                    <w:sz w:val="28"/>
                                    <w:szCs w:val="28"/>
                                    <w:highlight w:val="yellow"/>
                                    <w:rPrChange w:id="270" w:author="微信用户" w:date="2025-09-05T12:26:06Z">
                                      <w:rPr>
                                        <w:rFonts w:ascii="Cambria Math" w:hAnsi="Cambria Math"/>
                                        <w:i/>
                                        <w:iCs/>
                                        <w:sz w:val="28"/>
                                        <w:szCs w:val="28"/>
                                      </w:rPr>
                                    </w:rPrChange>
                                  </w:rPr>
                                </m:ctrlPr>
                              </m:fPr>
                              <m:num>
                                <m:sSub>
                                  <m:sSubPr>
                                    <m:ctrlPr>
                                      <w:rPr>
                                        <w:rFonts w:ascii="Cambria Math" w:hAnsi="Cambria Math"/>
                                        <w:i/>
                                        <w:iCs/>
                                        <w:sz w:val="28"/>
                                        <w:szCs w:val="28"/>
                                        <w:highlight w:val="yellow"/>
                                        <w:rPrChange w:id="271"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272" w:author="微信用户" w:date="2025-09-05T12:26:06Z">
                                          <m:rPr/>
                                          <w:rPr>
                                            <w:rFonts w:ascii="Cambria Math" w:hAnsi="Cambria Math"/>
                                            <w:sz w:val="28"/>
                                            <w:szCs w:val="28"/>
                                          </w:rPr>
                                        </w:rPrChange>
                                      </w:rPr>
                                      <m:t>o</m:t>
                                    </m:r>
                                    <m:ctrlPr>
                                      <w:rPr>
                                        <w:rFonts w:ascii="Cambria Math" w:hAnsi="Cambria Math"/>
                                        <w:i/>
                                        <w:iCs/>
                                        <w:sz w:val="28"/>
                                        <w:szCs w:val="28"/>
                                        <w:highlight w:val="yellow"/>
                                        <w:rPrChange w:id="273"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274" w:author="微信用户" w:date="2025-09-05T12:26:06Z">
                                          <m:rPr/>
                                          <w:rPr>
                                            <w:rFonts w:ascii="Cambria Math" w:hAnsi="Cambria Math"/>
                                            <w:sz w:val="28"/>
                                            <w:szCs w:val="28"/>
                                          </w:rPr>
                                        </w:rPrChange>
                                      </w:rPr>
                                      <m:t>j</m:t>
                                    </m:r>
                                    <m:ctrlPr>
                                      <w:rPr>
                                        <w:rFonts w:ascii="Cambria Math" w:hAnsi="Cambria Math"/>
                                        <w:i/>
                                        <w:iCs/>
                                        <w:sz w:val="28"/>
                                        <w:szCs w:val="28"/>
                                        <w:highlight w:val="yellow"/>
                                        <w:rPrChange w:id="275"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276" w:author="微信用户" w:date="2025-09-05T12:26:06Z">
                                      <w:rPr>
                                        <w:rFonts w:ascii="Cambria Math" w:hAnsi="Cambria Math"/>
                                        <w:i/>
                                        <w:iCs/>
                                        <w:sz w:val="28"/>
                                        <w:szCs w:val="28"/>
                                      </w:rPr>
                                    </w:rPrChange>
                                  </w:rPr>
                                </m:ctrlPr>
                              </m:num>
                              <m:den>
                                <m:r>
                                  <m:rPr/>
                                  <w:rPr>
                                    <w:rFonts w:ascii="Cambria Math" w:hAnsi="Cambria Math"/>
                                    <w:sz w:val="28"/>
                                    <w:szCs w:val="28"/>
                                    <w:highlight w:val="yellow"/>
                                    <w:rPrChange w:id="277" w:author="微信用户" w:date="2025-09-05T12:26:06Z">
                                      <m:rPr/>
                                      <w:rPr>
                                        <w:rFonts w:ascii="Cambria Math" w:hAnsi="Cambria Math"/>
                                        <w:sz w:val="28"/>
                                        <w:szCs w:val="28"/>
                                      </w:rPr>
                                    </w:rPrChange>
                                  </w:rPr>
                                  <m:t>τ</m:t>
                                </m:r>
                                <m:ctrlPr>
                                  <w:rPr>
                                    <w:rFonts w:ascii="Cambria Math" w:hAnsi="Cambria Math"/>
                                    <w:i/>
                                    <w:iCs/>
                                    <w:sz w:val="28"/>
                                    <w:szCs w:val="28"/>
                                    <w:highlight w:val="yellow"/>
                                    <w:rPrChange w:id="278" w:author="微信用户" w:date="2025-09-05T12:26:06Z">
                                      <w:rPr>
                                        <w:rFonts w:ascii="Cambria Math" w:hAnsi="Cambria Math"/>
                                        <w:i/>
                                        <w:iCs/>
                                        <w:sz w:val="28"/>
                                        <w:szCs w:val="28"/>
                                      </w:rPr>
                                    </w:rPrChange>
                                  </w:rPr>
                                </m:ctrlPr>
                              </m:den>
                            </m:f>
                            <m:ctrlPr>
                              <w:rPr>
                                <w:rFonts w:ascii="Cambria Math" w:hAnsi="Cambria Math"/>
                                <w:i/>
                                <w:iCs/>
                                <w:sz w:val="28"/>
                                <w:szCs w:val="28"/>
                                <w:highlight w:val="yellow"/>
                                <w:rPrChange w:id="279" w:author="微信用户" w:date="2025-09-05T12:26:06Z">
                                  <w:rPr>
                                    <w:rFonts w:ascii="Cambria Math" w:hAnsi="Cambria Math"/>
                                    <w:i/>
                                    <w:iCs/>
                                    <w:sz w:val="28"/>
                                    <w:szCs w:val="28"/>
                                  </w:rPr>
                                </w:rPrChange>
                              </w:rPr>
                            </m:ctrlPr>
                          </m:sup>
                        </m:sSup>
                        <m:ctrlPr>
                          <w:rPr>
                            <w:rFonts w:ascii="Cambria Math" w:hAnsi="Cambria Math"/>
                            <w:i/>
                            <w:iCs/>
                            <w:sz w:val="28"/>
                            <w:szCs w:val="28"/>
                            <w:highlight w:val="yellow"/>
                            <w:rPrChange w:id="280" w:author="微信用户" w:date="2025-09-05T12:26:06Z">
                              <w:rPr>
                                <w:rFonts w:ascii="Cambria Math" w:hAnsi="Cambria Math"/>
                                <w:i/>
                                <w:iCs/>
                                <w:sz w:val="28"/>
                                <w:szCs w:val="28"/>
                              </w:rPr>
                            </w:rPrChange>
                          </w:rPr>
                        </m:ctrlPr>
                      </m:e>
                    </m:nary>
                    <m:ctrlPr>
                      <w:rPr>
                        <w:rFonts w:ascii="Cambria Math" w:hAnsi="Cambria Math"/>
                        <w:i/>
                        <w:iCs/>
                        <w:sz w:val="28"/>
                        <w:szCs w:val="28"/>
                        <w:highlight w:val="yellow"/>
                        <w:rPrChange w:id="281" w:author="微信用户" w:date="2025-09-05T12:26:06Z">
                          <w:rPr>
                            <w:rFonts w:ascii="Cambria Math" w:hAnsi="Cambria Math"/>
                            <w:i/>
                            <w:iCs/>
                            <w:sz w:val="28"/>
                            <w:szCs w:val="28"/>
                          </w:rPr>
                        </w:rPrChange>
                      </w:rPr>
                    </m:ctrlPr>
                  </m:den>
                </m:f>
                <m:r>
                  <m:rPr/>
                  <w:rPr>
                    <w:rFonts w:hint="eastAsia" w:ascii="Cambria Math" w:hAnsi="Cambria Math"/>
                    <w:sz w:val="28"/>
                    <w:szCs w:val="28"/>
                    <w:highlight w:val="yellow"/>
                    <w:rPrChange w:id="282" w:author="微信用户" w:date="2025-09-05T12:26:06Z">
                      <m:rPr/>
                      <w:rPr>
                        <w:rFonts w:hint="eastAsia" w:ascii="Cambria Math" w:hAnsi="Cambria Math"/>
                        <w:sz w:val="28"/>
                        <w:szCs w:val="28"/>
                      </w:rPr>
                    </w:rPrChange>
                  </w:rPr>
                  <m:t>，</m:t>
                </m:r>
                <m:r>
                  <m:rPr/>
                  <w:rPr>
                    <w:rFonts w:ascii="Cambria Math" w:hAnsi="Cambria Math"/>
                    <w:sz w:val="28"/>
                    <w:szCs w:val="28"/>
                    <w:highlight w:val="yellow"/>
                    <w:rPrChange w:id="283" w:author="微信用户" w:date="2025-09-05T12:26:06Z">
                      <m:rPr/>
                      <w:rPr>
                        <w:rFonts w:ascii="Cambria Math" w:hAnsi="Cambria Math"/>
                        <w:sz w:val="28"/>
                        <w:szCs w:val="28"/>
                      </w:rPr>
                    </w:rPrChange>
                  </w:rPr>
                  <m:t>iϵ</m:t>
                </m:r>
                <m:d>
                  <m:dPr>
                    <m:begChr m:val="{"/>
                    <m:endChr m:val="}"/>
                    <m:ctrlPr>
                      <w:rPr>
                        <w:rFonts w:ascii="Cambria Math" w:hAnsi="Cambria Math"/>
                        <w:i/>
                        <w:iCs/>
                        <w:sz w:val="28"/>
                        <w:szCs w:val="28"/>
                        <w:highlight w:val="yellow"/>
                        <w:rPrChange w:id="284" w:author="微信用户" w:date="2025-09-05T12:26:06Z">
                          <w:rPr>
                            <w:rFonts w:ascii="Cambria Math" w:hAnsi="Cambria Math"/>
                            <w:i/>
                            <w:iCs/>
                            <w:sz w:val="28"/>
                            <w:szCs w:val="28"/>
                          </w:rPr>
                        </w:rPrChange>
                      </w:rPr>
                    </m:ctrlPr>
                  </m:dPr>
                  <m:e>
                    <m:r>
                      <m:rPr/>
                      <w:rPr>
                        <w:rFonts w:ascii="Cambria Math" w:hAnsi="Cambria Math"/>
                        <w:sz w:val="28"/>
                        <w:szCs w:val="28"/>
                        <w:highlight w:val="yellow"/>
                        <w:rPrChange w:id="285" w:author="微信用户" w:date="2025-09-05T12:26:06Z">
                          <m:rPr/>
                          <w:rPr>
                            <w:rFonts w:ascii="Cambria Math" w:hAnsi="Cambria Math"/>
                            <w:sz w:val="28"/>
                            <w:szCs w:val="28"/>
                          </w:rPr>
                        </w:rPrChange>
                      </w:rPr>
                      <m:t>1,2,3</m:t>
                    </m:r>
                    <m:ctrlPr>
                      <w:rPr>
                        <w:rFonts w:ascii="Cambria Math" w:hAnsi="Cambria Math"/>
                        <w:i/>
                        <w:iCs/>
                        <w:sz w:val="28"/>
                        <w:szCs w:val="28"/>
                        <w:highlight w:val="yellow"/>
                        <w:rPrChange w:id="286" w:author="微信用户" w:date="2025-09-05T12:26:06Z">
                          <w:rPr>
                            <w:rFonts w:ascii="Cambria Math" w:hAnsi="Cambria Math"/>
                            <w:i/>
                            <w:iCs/>
                            <w:sz w:val="28"/>
                            <w:szCs w:val="28"/>
                          </w:rPr>
                        </w:rPrChange>
                      </w:rPr>
                    </m:ctrlPr>
                  </m:e>
                </m:d>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highlight w:val="yellow"/>
                <w:rPrChange w:id="287" w:author="微信用户" w:date="2025-09-05T12:26:06Z">
                  <w:rPr>
                    <w:rFonts w:hint="eastAsia" w:ascii="宋体" w:hAnsi="宋体"/>
                    <w:iCs/>
                    <w:sz w:val="28"/>
                    <w:szCs w:val="28"/>
                  </w:rPr>
                </w:rPrChange>
              </w:rPr>
            </w:pPr>
            <w:r>
              <w:rPr>
                <w:rFonts w:hint="eastAsia" w:ascii="宋体" w:hAnsi="宋体"/>
                <w:iCs/>
                <w:sz w:val="28"/>
                <w:szCs w:val="28"/>
                <w:highlight w:val="yellow"/>
                <w:rPrChange w:id="288" w:author="微信用户" w:date="2025-09-05T12:26:06Z">
                  <w:rPr>
                    <w:rFonts w:hint="eastAsia" w:ascii="宋体" w:hAnsi="宋体"/>
                    <w:iCs/>
                    <w:sz w:val="28"/>
                    <w:szCs w:val="28"/>
                  </w:rPr>
                </w:rPrChange>
              </w:rPr>
              <w:t>（2）</w:t>
            </w:r>
          </w:p>
        </w:tc>
      </w:tr>
    </w:tbl>
    <w:p>
      <w:pPr>
        <w:adjustRightInd w:val="0"/>
        <w:snapToGrid w:val="0"/>
        <w:spacing w:line="360" w:lineRule="auto"/>
        <w:textAlignment w:val="center"/>
        <w:rPr>
          <w:rFonts w:hint="eastAsia" w:ascii="宋体" w:hAnsi="宋体"/>
          <w:iCs/>
          <w:sz w:val="28"/>
          <w:szCs w:val="28"/>
          <w:highlight w:val="yellow"/>
          <w:rPrChange w:id="289" w:author="微信用户" w:date="2025-09-05T12:26:06Z">
            <w:rPr>
              <w:rFonts w:hint="eastAsia" w:ascii="宋体" w:hAnsi="宋体"/>
              <w:iCs/>
              <w:sz w:val="28"/>
              <w:szCs w:val="28"/>
            </w:rPr>
          </w:rPrChange>
        </w:rPr>
      </w:pPr>
      <w:r>
        <w:rPr>
          <w:rFonts w:hint="eastAsia" w:ascii="宋体" w:hAnsi="宋体"/>
          <w:iCs/>
          <w:sz w:val="28"/>
          <w:szCs w:val="28"/>
          <w:highlight w:val="yellow"/>
          <w:rPrChange w:id="290" w:author="微信用户" w:date="2025-09-05T12:26:06Z">
            <w:rPr>
              <w:rFonts w:hint="eastAsia" w:ascii="宋体" w:hAnsi="宋体"/>
              <w:iCs/>
              <w:sz w:val="28"/>
              <w:szCs w:val="28"/>
            </w:rPr>
          </w:rPrChange>
        </w:rPr>
        <w:t>其中，</w:t>
      </w:r>
      <w:r>
        <w:rPr>
          <w:rFonts w:ascii="宋体" w:hAnsi="宋体"/>
          <w:iCs/>
          <w:sz w:val="28"/>
          <w:szCs w:val="28"/>
          <w:highlight w:val="yellow"/>
          <w:rPrChange w:id="291" w:author="微信用户" w:date="2025-09-05T12:26:06Z">
            <w:rPr>
              <w:rFonts w:ascii="宋体" w:hAnsi="宋体"/>
              <w:iCs/>
              <w:sz w:val="28"/>
              <w:szCs w:val="28"/>
            </w:rPr>
          </w:rPrChange>
        </w:rPr>
        <w:t>参数</w:t>
      </w:r>
      <m:oMath>
        <m:r>
          <m:rPr/>
          <w:rPr>
            <w:rFonts w:hint="eastAsia" w:ascii="Cambria Math" w:hAnsi="Cambria Math"/>
            <w:sz w:val="28"/>
            <w:szCs w:val="28"/>
            <w:highlight w:val="yellow"/>
            <w:rPrChange w:id="292" w:author="微信用户" w:date="2025-09-05T12:26:06Z">
              <m:rPr/>
              <w:rPr>
                <w:rFonts w:hint="eastAsia" w:ascii="Cambria Math" w:hAnsi="Cambria Math"/>
                <w:sz w:val="28"/>
                <w:szCs w:val="28"/>
              </w:rPr>
            </w:rPrChange>
          </w:rPr>
          <m:t>τ</m:t>
        </m:r>
      </m:oMath>
      <w:r>
        <w:rPr>
          <w:rFonts w:hint="eastAsia" w:ascii="宋体" w:hAnsi="宋体"/>
          <w:iCs/>
          <w:sz w:val="28"/>
          <w:szCs w:val="28"/>
          <w:highlight w:val="yellow"/>
          <w:rPrChange w:id="293" w:author="微信用户" w:date="2025-09-05T12:26:06Z">
            <w:rPr>
              <w:rFonts w:hint="eastAsia" w:ascii="宋体" w:hAnsi="宋体"/>
              <w:iCs/>
              <w:sz w:val="28"/>
              <w:szCs w:val="28"/>
            </w:rPr>
          </w:rPrChange>
        </w:rPr>
        <w:t>表示</w:t>
      </w:r>
      <w:r>
        <w:rPr>
          <w:rFonts w:ascii="宋体" w:hAnsi="宋体"/>
          <w:iCs/>
          <w:sz w:val="28"/>
          <w:szCs w:val="28"/>
          <w:highlight w:val="yellow"/>
          <w:rPrChange w:id="294" w:author="微信用户" w:date="2025-09-05T12:26:06Z">
            <w:rPr>
              <w:rFonts w:ascii="宋体" w:hAnsi="宋体"/>
              <w:iCs/>
              <w:sz w:val="28"/>
              <w:szCs w:val="28"/>
            </w:rPr>
          </w:rPrChange>
        </w:rPr>
        <w:t>控制不同采样频率下特征的参与程度</w:t>
      </w:r>
      <w:r>
        <w:rPr>
          <w:rFonts w:hint="eastAsia" w:ascii="宋体" w:hAnsi="宋体"/>
          <w:iCs/>
          <w:sz w:val="28"/>
          <w:szCs w:val="28"/>
          <w:highlight w:val="yellow"/>
          <w:rPrChange w:id="295" w:author="微信用户" w:date="2025-09-05T12:26:06Z">
            <w:rPr>
              <w:rFonts w:hint="eastAsia" w:ascii="宋体" w:hAnsi="宋体"/>
              <w:iCs/>
              <w:sz w:val="28"/>
              <w:szCs w:val="28"/>
            </w:rPr>
          </w:rPrChange>
        </w:rPr>
        <w:t>；</w:t>
      </w:r>
    </w:p>
    <w:p>
      <w:pPr>
        <w:adjustRightInd w:val="0"/>
        <w:snapToGrid w:val="0"/>
        <w:spacing w:line="360" w:lineRule="auto"/>
        <w:ind w:firstLine="560" w:firstLineChars="200"/>
        <w:textAlignment w:val="center"/>
        <w:rPr>
          <w:rFonts w:hint="eastAsia" w:ascii="宋体" w:hAnsi="宋体"/>
          <w:iCs/>
          <w:sz w:val="28"/>
          <w:szCs w:val="28"/>
          <w:highlight w:val="yellow"/>
          <w:rPrChange w:id="296" w:author="微信用户" w:date="2025-09-05T12:26:06Z">
            <w:rPr>
              <w:rFonts w:hint="eastAsia" w:ascii="宋体" w:hAnsi="宋体"/>
              <w:iCs/>
              <w:sz w:val="28"/>
              <w:szCs w:val="28"/>
            </w:rPr>
          </w:rPrChange>
        </w:rPr>
      </w:pPr>
      <w:r>
        <w:rPr>
          <w:rFonts w:hint="eastAsia" w:ascii="宋体" w:hAnsi="宋体"/>
          <w:iCs/>
          <w:sz w:val="28"/>
          <w:szCs w:val="28"/>
          <w:highlight w:val="yellow"/>
          <w:rPrChange w:id="297" w:author="微信用户" w:date="2025-09-05T12:26:06Z">
            <w:rPr>
              <w:rFonts w:hint="eastAsia" w:ascii="宋体" w:hAnsi="宋体"/>
              <w:iCs/>
              <w:sz w:val="28"/>
              <w:szCs w:val="28"/>
            </w:rPr>
          </w:rPrChange>
        </w:rPr>
        <w:t>S144，分别采用三个投影层，即</w:t>
      </w:r>
      <m:oMath>
        <m:sSub>
          <m:sSubPr>
            <m:ctrlPr>
              <w:rPr>
                <w:rFonts w:ascii="Cambria Math" w:hAnsi="Cambria Math"/>
                <w:i/>
                <w:iCs/>
                <w:sz w:val="28"/>
                <w:szCs w:val="28"/>
                <w:highlight w:val="yellow"/>
                <w:rPrChange w:id="298"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299"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0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01"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302" w:author="微信用户" w:date="2025-09-05T12:26:06Z">
                  <w:rPr>
                    <w:rFonts w:ascii="Cambria Math" w:hAnsi="Cambria Math"/>
                    <w:i/>
                    <w:iCs/>
                    <w:sz w:val="28"/>
                    <w:szCs w:val="28"/>
                  </w:rPr>
                </w:rPrChange>
              </w:rPr>
            </m:ctrlPr>
          </m:sub>
        </m:sSub>
        <m:r>
          <m:rPr/>
          <w:rPr>
            <w:rFonts w:hint="eastAsia" w:ascii="Cambria Math" w:hAnsi="Cambria Math"/>
            <w:sz w:val="28"/>
            <w:szCs w:val="28"/>
            <w:highlight w:val="yellow"/>
            <w:rPrChange w:id="303" w:author="微信用户" w:date="2025-09-05T12:26:06Z">
              <m:rPr/>
              <w:rPr>
                <w:rFonts w:hint="eastAsia" w:ascii="Cambria Math" w:hAnsi="Cambria Math"/>
                <w:sz w:val="28"/>
                <w:szCs w:val="28"/>
              </w:rPr>
            </w:rPrChange>
          </w:rPr>
          <m:t>，</m:t>
        </m:r>
        <m:sSub>
          <m:sSubPr>
            <m:ctrlPr>
              <w:rPr>
                <w:rFonts w:ascii="Cambria Math" w:hAnsi="Cambria Math"/>
                <w:i/>
                <w:iCs/>
                <w:sz w:val="28"/>
                <w:szCs w:val="28"/>
                <w:highlight w:val="yellow"/>
                <w:rPrChange w:id="304"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05"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06"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07"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308" w:author="微信用户" w:date="2025-09-05T12:26:06Z">
                  <w:rPr>
                    <w:rFonts w:ascii="Cambria Math" w:hAnsi="Cambria Math"/>
                    <w:i/>
                    <w:iCs/>
                    <w:sz w:val="28"/>
                    <w:szCs w:val="28"/>
                  </w:rPr>
                </w:rPrChange>
              </w:rPr>
            </m:ctrlPr>
          </m:sub>
        </m:sSub>
        <m:r>
          <m:rPr/>
          <w:rPr>
            <w:rFonts w:hint="eastAsia" w:ascii="Cambria Math" w:hAnsi="Cambria Math"/>
            <w:sz w:val="28"/>
            <w:szCs w:val="28"/>
            <w:highlight w:val="yellow"/>
            <w:rPrChange w:id="309" w:author="微信用户" w:date="2025-09-05T12:26:06Z">
              <m:rPr/>
              <w:rPr>
                <w:rFonts w:hint="eastAsia" w:ascii="Cambria Math" w:hAnsi="Cambria Math"/>
                <w:sz w:val="28"/>
                <w:szCs w:val="28"/>
              </w:rPr>
            </w:rPrChange>
          </w:rPr>
          <m:t>，</m:t>
        </m:r>
        <m:sSub>
          <m:sSubPr>
            <m:ctrlPr>
              <w:rPr>
                <w:rFonts w:ascii="Cambria Math" w:hAnsi="Cambria Math"/>
                <w:i/>
                <w:iCs/>
                <w:sz w:val="28"/>
                <w:szCs w:val="28"/>
                <w:highlight w:val="yellow"/>
                <w:rPrChange w:id="310"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11"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12"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13"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314" w:author="微信用户" w:date="2025-09-05T12:26:06Z">
                  <w:rPr>
                    <w:rFonts w:ascii="Cambria Math" w:hAnsi="Cambria Math"/>
                    <w:i/>
                    <w:iCs/>
                    <w:sz w:val="28"/>
                    <w:szCs w:val="28"/>
                  </w:rPr>
                </w:rPrChange>
              </w:rPr>
            </m:ctrlPr>
          </m:sub>
        </m:sSub>
      </m:oMath>
      <w:r>
        <w:rPr>
          <w:rFonts w:hint="eastAsia" w:ascii="宋体" w:hAnsi="宋体"/>
          <w:iCs/>
          <w:sz w:val="28"/>
          <w:szCs w:val="28"/>
          <w:highlight w:val="yellow"/>
          <w:rPrChange w:id="315" w:author="微信用户" w:date="2025-09-05T12:26:06Z">
            <w:rPr>
              <w:rFonts w:hint="eastAsia" w:ascii="宋体" w:hAnsi="宋体"/>
              <w:iCs/>
              <w:sz w:val="28"/>
              <w:szCs w:val="28"/>
            </w:rPr>
          </w:rPrChange>
        </w:rPr>
        <w:t>，用于将</w:t>
      </w:r>
      <w:r>
        <w:rPr>
          <w:rFonts w:hint="eastAsia" w:ascii="宋体" w:hAnsi="宋体"/>
          <w:sz w:val="28"/>
          <w:szCs w:val="28"/>
          <w:highlight w:val="yellow"/>
          <w:rPrChange w:id="316" w:author="微信用户" w:date="2025-09-05T12:26:06Z">
            <w:rPr>
              <w:rFonts w:hint="eastAsia" w:ascii="宋体" w:hAnsi="宋体"/>
              <w:sz w:val="28"/>
              <w:szCs w:val="28"/>
            </w:rPr>
          </w:rPrChange>
        </w:rPr>
        <w:t>特征向量</w:t>
      </w:r>
      <w:r>
        <w:rPr>
          <w:rFonts w:hint="eastAsia" w:ascii="宋体" w:hAnsi="宋体"/>
          <w:iCs/>
          <w:sz w:val="28"/>
          <w:szCs w:val="28"/>
          <w:highlight w:val="yellow"/>
          <w:rPrChange w:id="317" w:author="微信用户" w:date="2025-09-05T12:26:06Z">
            <w:rPr>
              <w:rFonts w:hint="eastAsia" w:ascii="宋体" w:hAnsi="宋体"/>
              <w:iCs/>
              <w:sz w:val="28"/>
              <w:szCs w:val="28"/>
            </w:rPr>
          </w:rPrChange>
        </w:rPr>
        <w:t>对齐到一个统一的嵌入空间中，分别得到各自的投影特征</w:t>
      </w:r>
      <m:oMath>
        <m:sSub>
          <m:sSubPr>
            <m:ctrlPr>
              <w:rPr>
                <w:rFonts w:ascii="Cambria Math" w:hAnsi="Cambria Math"/>
                <w:i/>
                <w:iCs/>
                <w:sz w:val="28"/>
                <w:szCs w:val="28"/>
                <w:highlight w:val="yellow"/>
                <w:rPrChange w:id="318"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19"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2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21"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322"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23" w:author="微信用户" w:date="2025-09-05T12:26:06Z">
              <m:rPr/>
              <w:rPr>
                <w:rFonts w:ascii="Cambria Math" w:hAnsi="Cambria Math"/>
                <w:sz w:val="28"/>
                <w:szCs w:val="28"/>
              </w:rPr>
            </w:rPrChange>
          </w:rPr>
          <m:t>(</m:t>
        </m:r>
        <m:sSub>
          <m:sSubPr>
            <m:ctrlPr>
              <w:rPr>
                <w:rFonts w:ascii="Cambria Math" w:hAnsi="Cambria Math"/>
                <w:i/>
                <w:iCs/>
                <w:sz w:val="28"/>
                <w:szCs w:val="28"/>
                <w:highlight w:val="yellow"/>
                <w:rPrChange w:id="324"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25"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326"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27" w:author="微信用户" w:date="2025-09-05T12:26:06Z">
                  <m:rPr/>
                  <w:rPr>
                    <w:rFonts w:ascii="Cambria Math" w:hAnsi="Cambria Math"/>
                    <w:sz w:val="28"/>
                    <w:szCs w:val="28"/>
                  </w:rPr>
                </w:rPrChange>
              </w:rPr>
              <m:t>1</m:t>
            </m:r>
            <m:ctrlPr>
              <w:rPr>
                <w:rFonts w:ascii="Cambria Math" w:hAnsi="Cambria Math"/>
                <w:i/>
                <w:iCs/>
                <w:sz w:val="28"/>
                <w:szCs w:val="28"/>
                <w:highlight w:val="yellow"/>
                <w:rPrChange w:id="328"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29" w:author="微信用户" w:date="2025-09-05T12:26:06Z">
              <m:rPr/>
              <w:rPr>
                <w:rFonts w:ascii="Cambria Math" w:hAnsi="Cambria Math"/>
                <w:sz w:val="28"/>
                <w:szCs w:val="28"/>
              </w:rPr>
            </w:rPrChange>
          </w:rPr>
          <m:t>)</m:t>
        </m:r>
        <m:r>
          <m:rPr/>
          <w:rPr>
            <w:rFonts w:hint="eastAsia" w:ascii="Cambria Math" w:hAnsi="Cambria Math"/>
            <w:sz w:val="28"/>
            <w:szCs w:val="28"/>
            <w:highlight w:val="yellow"/>
            <w:rPrChange w:id="330" w:author="微信用户" w:date="2025-09-05T12:26:06Z">
              <m:rPr/>
              <w:rPr>
                <w:rFonts w:hint="eastAsia" w:ascii="Cambria Math" w:hAnsi="Cambria Math"/>
                <w:sz w:val="28"/>
                <w:szCs w:val="28"/>
              </w:rPr>
            </w:rPrChange>
          </w:rPr>
          <m:t>，</m:t>
        </m:r>
        <m:sSub>
          <m:sSubPr>
            <m:ctrlPr>
              <w:rPr>
                <w:rFonts w:ascii="Cambria Math" w:hAnsi="Cambria Math"/>
                <w:i/>
                <w:iCs/>
                <w:sz w:val="28"/>
                <w:szCs w:val="28"/>
                <w:highlight w:val="yellow"/>
                <w:rPrChange w:id="331"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32"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33"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34"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335"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36" w:author="微信用户" w:date="2025-09-05T12:26:06Z">
              <m:rPr/>
              <w:rPr>
                <w:rFonts w:ascii="Cambria Math" w:hAnsi="Cambria Math"/>
                <w:sz w:val="28"/>
                <w:szCs w:val="28"/>
              </w:rPr>
            </w:rPrChange>
          </w:rPr>
          <m:t>(</m:t>
        </m:r>
        <m:sSub>
          <m:sSubPr>
            <m:ctrlPr>
              <w:rPr>
                <w:rFonts w:ascii="Cambria Math" w:hAnsi="Cambria Math"/>
                <w:i/>
                <w:iCs/>
                <w:sz w:val="28"/>
                <w:szCs w:val="28"/>
                <w:highlight w:val="yellow"/>
                <w:rPrChange w:id="337"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38"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339"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40" w:author="微信用户" w:date="2025-09-05T12:26:06Z">
                  <m:rPr/>
                  <w:rPr>
                    <w:rFonts w:ascii="Cambria Math" w:hAnsi="Cambria Math"/>
                    <w:sz w:val="28"/>
                    <w:szCs w:val="28"/>
                  </w:rPr>
                </w:rPrChange>
              </w:rPr>
              <m:t>2</m:t>
            </m:r>
            <m:ctrlPr>
              <w:rPr>
                <w:rFonts w:ascii="Cambria Math" w:hAnsi="Cambria Math"/>
                <w:i/>
                <w:iCs/>
                <w:sz w:val="28"/>
                <w:szCs w:val="28"/>
                <w:highlight w:val="yellow"/>
                <w:rPrChange w:id="341"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42" w:author="微信用户" w:date="2025-09-05T12:26:06Z">
              <m:rPr/>
              <w:rPr>
                <w:rFonts w:ascii="Cambria Math" w:hAnsi="Cambria Math"/>
                <w:sz w:val="28"/>
                <w:szCs w:val="28"/>
              </w:rPr>
            </w:rPrChange>
          </w:rPr>
          <m:t>)</m:t>
        </m:r>
        <m:r>
          <m:rPr/>
          <w:rPr>
            <w:rFonts w:hint="eastAsia" w:ascii="Cambria Math" w:hAnsi="Cambria Math"/>
            <w:sz w:val="28"/>
            <w:szCs w:val="28"/>
            <w:highlight w:val="yellow"/>
            <w:rPrChange w:id="343" w:author="微信用户" w:date="2025-09-05T12:26:06Z">
              <m:rPr/>
              <w:rPr>
                <w:rFonts w:hint="eastAsia" w:ascii="Cambria Math" w:hAnsi="Cambria Math"/>
                <w:sz w:val="28"/>
                <w:szCs w:val="28"/>
              </w:rPr>
            </w:rPrChange>
          </w:rPr>
          <m:t>，</m:t>
        </m:r>
        <m:sSub>
          <m:sSubPr>
            <m:ctrlPr>
              <w:rPr>
                <w:rFonts w:ascii="Cambria Math" w:hAnsi="Cambria Math"/>
                <w:i/>
                <w:iCs/>
                <w:sz w:val="28"/>
                <w:szCs w:val="28"/>
                <w:highlight w:val="yellow"/>
                <w:rPrChange w:id="344"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45"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46"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47"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348"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49" w:author="微信用户" w:date="2025-09-05T12:26:06Z">
              <m:rPr/>
              <w:rPr>
                <w:rFonts w:ascii="Cambria Math" w:hAnsi="Cambria Math"/>
                <w:sz w:val="28"/>
                <w:szCs w:val="28"/>
              </w:rPr>
            </w:rPrChange>
          </w:rPr>
          <m:t>(</m:t>
        </m:r>
        <m:sSub>
          <m:sSubPr>
            <m:ctrlPr>
              <w:rPr>
                <w:rFonts w:ascii="Cambria Math" w:hAnsi="Cambria Math"/>
                <w:i/>
                <w:iCs/>
                <w:sz w:val="28"/>
                <w:szCs w:val="28"/>
                <w:highlight w:val="yellow"/>
                <w:rPrChange w:id="350"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51"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352"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53" w:author="微信用户" w:date="2025-09-05T12:26:06Z">
                  <m:rPr/>
                  <w:rPr>
                    <w:rFonts w:ascii="Cambria Math" w:hAnsi="Cambria Math"/>
                    <w:sz w:val="28"/>
                    <w:szCs w:val="28"/>
                  </w:rPr>
                </w:rPrChange>
              </w:rPr>
              <m:t>3</m:t>
            </m:r>
            <m:ctrlPr>
              <w:rPr>
                <w:rFonts w:ascii="Cambria Math" w:hAnsi="Cambria Math"/>
                <w:i/>
                <w:iCs/>
                <w:sz w:val="28"/>
                <w:szCs w:val="28"/>
                <w:highlight w:val="yellow"/>
                <w:rPrChange w:id="354"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55" w:author="微信用户" w:date="2025-09-05T12:26:06Z">
              <m:rPr/>
              <w:rPr>
                <w:rFonts w:ascii="Cambria Math" w:hAnsi="Cambria Math"/>
                <w:sz w:val="28"/>
                <w:szCs w:val="28"/>
              </w:rPr>
            </w:rPrChange>
          </w:rPr>
          <m:t>)</m:t>
        </m:r>
      </m:oMath>
      <w:r>
        <w:rPr>
          <w:rFonts w:hint="eastAsia" w:ascii="宋体" w:hAnsi="宋体"/>
          <w:iCs/>
          <w:sz w:val="28"/>
          <w:szCs w:val="28"/>
          <w:highlight w:val="yellow"/>
          <w:rPrChange w:id="356" w:author="微信用户" w:date="2025-09-05T12:26:06Z">
            <w:rPr>
              <w:rFonts w:hint="eastAsia" w:ascii="宋体" w:hAnsi="宋体"/>
              <w:iCs/>
              <w:sz w:val="28"/>
              <w:szCs w:val="28"/>
            </w:rPr>
          </w:rPrChange>
        </w:rPr>
        <w:t>；</w:t>
      </w:r>
    </w:p>
    <w:p>
      <w:pPr>
        <w:adjustRightInd w:val="0"/>
        <w:snapToGrid w:val="0"/>
        <w:spacing w:line="360" w:lineRule="auto"/>
        <w:ind w:firstLine="560" w:firstLineChars="200"/>
        <w:textAlignment w:val="center"/>
        <w:rPr>
          <w:rFonts w:hint="eastAsia" w:ascii="宋体" w:hAnsi="宋体"/>
          <w:iCs/>
          <w:sz w:val="28"/>
          <w:szCs w:val="28"/>
          <w:highlight w:val="yellow"/>
          <w:rPrChange w:id="357" w:author="微信用户" w:date="2025-09-05T12:26:06Z">
            <w:rPr>
              <w:rFonts w:hint="eastAsia" w:ascii="宋体" w:hAnsi="宋体"/>
              <w:iCs/>
              <w:sz w:val="28"/>
              <w:szCs w:val="28"/>
            </w:rPr>
          </w:rPrChange>
        </w:rPr>
      </w:pPr>
      <w:r>
        <w:rPr>
          <w:rFonts w:hint="eastAsia" w:ascii="宋体" w:hAnsi="宋体"/>
          <w:iCs/>
          <w:sz w:val="28"/>
          <w:szCs w:val="28"/>
          <w:highlight w:val="yellow"/>
          <w:rPrChange w:id="358" w:author="微信用户" w:date="2025-09-05T12:26:06Z">
            <w:rPr>
              <w:rFonts w:hint="eastAsia" w:ascii="宋体" w:hAnsi="宋体"/>
              <w:iCs/>
              <w:sz w:val="28"/>
              <w:szCs w:val="28"/>
            </w:rPr>
          </w:rPrChange>
        </w:rPr>
        <w:t>S145，设定</w:t>
      </w:r>
      <w:r>
        <w:rPr>
          <w:rFonts w:ascii="宋体" w:hAnsi="宋体"/>
          <w:iCs/>
          <w:sz w:val="28"/>
          <w:szCs w:val="28"/>
          <w:highlight w:val="yellow"/>
          <w:rPrChange w:id="359" w:author="微信用户" w:date="2025-09-05T12:26:06Z">
            <w:rPr>
              <w:rFonts w:ascii="宋体" w:hAnsi="宋体"/>
              <w:iCs/>
              <w:sz w:val="28"/>
              <w:szCs w:val="28"/>
            </w:rPr>
          </w:rPrChange>
        </w:rPr>
        <w:t>最后的融合特征</w:t>
      </w:r>
      <m:oMath>
        <m:sSub>
          <m:sSubPr>
            <m:ctrlPr>
              <w:rPr>
                <w:rFonts w:ascii="Cambria Math" w:hAnsi="Cambria Math"/>
                <w:i/>
                <w:iCs/>
                <w:sz w:val="28"/>
                <w:szCs w:val="28"/>
                <w:highlight w:val="yellow"/>
                <w:rPrChange w:id="360"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361" w:author="微信用户" w:date="2025-09-05T12:26:06Z">
                  <m:rPr/>
                  <w:rPr>
                    <w:rFonts w:hint="eastAsia" w:ascii="Cambria Math" w:hAnsi="Cambria Math"/>
                    <w:sz w:val="28"/>
                    <w:szCs w:val="28"/>
                  </w:rPr>
                </w:rPrChange>
              </w:rPr>
              <m:t>e</m:t>
            </m:r>
            <m:ctrlPr>
              <w:rPr>
                <w:rFonts w:ascii="Cambria Math" w:hAnsi="Cambria Math"/>
                <w:i/>
                <w:iCs/>
                <w:sz w:val="28"/>
                <w:szCs w:val="28"/>
                <w:highlight w:val="yellow"/>
                <w:rPrChange w:id="362" w:author="微信用户" w:date="2025-09-05T12:26:06Z">
                  <w:rPr>
                    <w:rFonts w:ascii="Cambria Math" w:hAnsi="Cambria Math"/>
                    <w:i/>
                    <w:iCs/>
                    <w:sz w:val="28"/>
                    <w:szCs w:val="28"/>
                  </w:rPr>
                </w:rPrChange>
              </w:rPr>
            </m:ctrlPr>
          </m:e>
          <m:sub>
            <m:r>
              <m:rPr/>
              <w:rPr>
                <w:rFonts w:hint="eastAsia" w:ascii="Cambria Math" w:hAnsi="Cambria Math"/>
                <w:sz w:val="28"/>
                <w:szCs w:val="28"/>
                <w:highlight w:val="yellow"/>
                <w:rPrChange w:id="363" w:author="微信用户" w:date="2025-09-05T12:26:06Z">
                  <m:rPr/>
                  <w:rPr>
                    <w:rFonts w:hint="eastAsia" w:ascii="Cambria Math" w:hAnsi="Cambria Math"/>
                    <w:sz w:val="28"/>
                    <w:szCs w:val="28"/>
                  </w:rPr>
                </w:rPrChange>
              </w:rPr>
              <m:t>f</m:t>
            </m:r>
            <m:ctrlPr>
              <w:rPr>
                <w:rFonts w:ascii="Cambria Math" w:hAnsi="Cambria Math"/>
                <w:i/>
                <w:iCs/>
                <w:sz w:val="28"/>
                <w:szCs w:val="28"/>
                <w:highlight w:val="yellow"/>
                <w:rPrChange w:id="364"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65" w:author="微信用户" w:date="2025-09-05T12:26:06Z">
              <m:rPr/>
              <w:rPr>
                <w:rFonts w:ascii="Cambria Math" w:hAnsi="Cambria Math"/>
                <w:sz w:val="28"/>
                <w:szCs w:val="28"/>
              </w:rPr>
            </w:rPrChange>
          </w:rPr>
          <m:t>∈</m:t>
        </m:r>
        <m:sSup>
          <m:sSupPr>
            <m:ctrlPr>
              <w:rPr>
                <w:rFonts w:ascii="Cambria Math" w:hAnsi="Cambria Math"/>
                <w:i/>
                <w:iCs/>
                <w:sz w:val="28"/>
                <w:szCs w:val="28"/>
                <w:highlight w:val="yellow"/>
                <w:rPrChange w:id="366" w:author="微信用户" w:date="2025-09-05T12:26:06Z">
                  <w:rPr>
                    <w:rFonts w:ascii="Cambria Math" w:hAnsi="Cambria Math"/>
                    <w:i/>
                    <w:iCs/>
                    <w:sz w:val="28"/>
                    <w:szCs w:val="28"/>
                  </w:rPr>
                </w:rPrChange>
              </w:rPr>
            </m:ctrlPr>
          </m:sSupPr>
          <m:e>
            <m:r>
              <m:rPr/>
              <w:rPr>
                <w:rFonts w:ascii="Cambria Math" w:hAnsi="Cambria Math"/>
                <w:sz w:val="28"/>
                <w:szCs w:val="28"/>
                <w:highlight w:val="yellow"/>
                <w:rPrChange w:id="367"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368" w:author="微信用户" w:date="2025-09-05T12:26:06Z">
                  <w:rPr>
                    <w:rFonts w:ascii="Cambria Math" w:hAnsi="Cambria Math"/>
                    <w:i/>
                    <w:iCs/>
                    <w:sz w:val="28"/>
                    <w:szCs w:val="28"/>
                  </w:rPr>
                </w:rPrChange>
              </w:rPr>
            </m:ctrlPr>
          </m:e>
          <m:sup>
            <m:r>
              <m:rPr/>
              <w:rPr>
                <w:rFonts w:ascii="Cambria Math" w:hAnsi="Cambria Math"/>
                <w:sz w:val="28"/>
                <w:szCs w:val="28"/>
                <w:highlight w:val="yellow"/>
                <w:rPrChange w:id="369" w:author="微信用户" w:date="2025-09-05T12:26:06Z">
                  <m:rPr/>
                  <w:rPr>
                    <w:rFonts w:ascii="Cambria Math" w:hAnsi="Cambria Math"/>
                    <w:sz w:val="28"/>
                    <w:szCs w:val="28"/>
                  </w:rPr>
                </w:rPrChange>
              </w:rPr>
              <m:t>C</m:t>
            </m:r>
            <m:ctrlPr>
              <w:rPr>
                <w:rFonts w:ascii="Cambria Math" w:hAnsi="Cambria Math"/>
                <w:i/>
                <w:iCs/>
                <w:sz w:val="28"/>
                <w:szCs w:val="28"/>
                <w:highlight w:val="yellow"/>
                <w:rPrChange w:id="370" w:author="微信用户" w:date="2025-09-05T12:26:06Z">
                  <w:rPr>
                    <w:rFonts w:ascii="Cambria Math" w:hAnsi="Cambria Math"/>
                    <w:i/>
                    <w:iCs/>
                    <w:sz w:val="28"/>
                    <w:szCs w:val="28"/>
                  </w:rPr>
                </w:rPrChange>
              </w:rPr>
            </m:ctrlPr>
          </m:sup>
        </m:sSup>
      </m:oMath>
      <w:r>
        <w:rPr>
          <w:rFonts w:ascii="宋体" w:hAnsi="宋体"/>
          <w:iCs/>
          <w:sz w:val="28"/>
          <w:szCs w:val="28"/>
          <w:highlight w:val="yellow"/>
          <w:rPrChange w:id="371" w:author="微信用户" w:date="2025-09-05T12:26:06Z">
            <w:rPr>
              <w:rFonts w:ascii="宋体" w:hAnsi="宋体"/>
              <w:iCs/>
              <w:sz w:val="28"/>
              <w:szCs w:val="28"/>
            </w:rPr>
          </w:rPrChange>
        </w:rPr>
        <w:t>表示为每个投影特征的加权和，即</w:t>
      </w:r>
      <w:r>
        <w:rPr>
          <w:rFonts w:hint="eastAsia" w:ascii="宋体" w:hAnsi="宋体"/>
          <w:iCs/>
          <w:sz w:val="28"/>
          <w:szCs w:val="28"/>
          <w:highlight w:val="yellow"/>
          <w:rPrChange w:id="372" w:author="微信用户" w:date="2025-09-05T12:26:06Z">
            <w:rPr>
              <w:rFonts w:hint="eastAsia" w:ascii="宋体" w:hAnsi="宋体"/>
              <w:iCs/>
              <w:sz w:val="28"/>
              <w:szCs w:val="28"/>
            </w:rPr>
          </w:rPrChange>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highlight w:val="yellow"/>
                <w:rPrChange w:id="373" w:author="微信用户" w:date="2025-09-05T12:26:06Z">
                  <w:rPr>
                    <w:rFonts w:hint="eastAsia" w:ascii="宋体" w:hAnsi="宋体"/>
                    <w:iCs/>
                    <w:sz w:val="28"/>
                    <w:szCs w:val="28"/>
                  </w:rPr>
                </w:rPrChange>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iCs/>
                <w:sz w:val="28"/>
                <w:szCs w:val="28"/>
                <w:highlight w:val="yellow"/>
                <w:rPrChange w:id="374" w:author="微信用户" w:date="2025-09-05T12:26:06Z">
                  <w:rPr>
                    <w:rFonts w:hint="eastAsia" w:ascii="宋体" w:hAnsi="宋体"/>
                    <w:i/>
                    <w:iCs/>
                    <w:sz w:val="28"/>
                    <w:szCs w:val="28"/>
                  </w:rPr>
                </w:rPrChange>
              </w:rPr>
            </w:pPr>
            <m:oMathPara>
              <m:oMath>
                <m:sSub>
                  <m:sSubPr>
                    <m:ctrlPr>
                      <w:rPr>
                        <w:rFonts w:ascii="Cambria Math" w:hAnsi="Cambria Math"/>
                        <w:i/>
                        <w:iCs/>
                        <w:sz w:val="28"/>
                        <w:szCs w:val="28"/>
                        <w:highlight w:val="yellow"/>
                        <w:rPrChange w:id="375" w:author="微信用户" w:date="2025-09-05T12:26:06Z">
                          <w:rPr>
                            <w:rFonts w:ascii="Cambria Math" w:hAnsi="Cambria Math"/>
                            <w:i/>
                            <w:iCs/>
                            <w:sz w:val="28"/>
                            <w:szCs w:val="28"/>
                          </w:rPr>
                        </w:rPrChange>
                      </w:rPr>
                    </m:ctrlPr>
                  </m:sSubPr>
                  <m:e>
                    <m:r>
                      <m:rPr/>
                      <w:rPr>
                        <w:rFonts w:hint="eastAsia" w:ascii="Cambria Math" w:hAnsi="Cambria Math"/>
                        <w:sz w:val="28"/>
                        <w:szCs w:val="28"/>
                        <w:highlight w:val="yellow"/>
                        <w:rPrChange w:id="376" w:author="微信用户" w:date="2025-09-05T12:26:06Z">
                          <m:rPr/>
                          <w:rPr>
                            <w:rFonts w:hint="eastAsia" w:ascii="Cambria Math" w:hAnsi="Cambria Math"/>
                            <w:sz w:val="28"/>
                            <w:szCs w:val="28"/>
                          </w:rPr>
                        </w:rPrChange>
                      </w:rPr>
                      <m:t>e</m:t>
                    </m:r>
                    <m:ctrlPr>
                      <w:rPr>
                        <w:rFonts w:ascii="Cambria Math" w:hAnsi="Cambria Math"/>
                        <w:i/>
                        <w:iCs/>
                        <w:sz w:val="28"/>
                        <w:szCs w:val="28"/>
                        <w:highlight w:val="yellow"/>
                        <w:rPrChange w:id="377" w:author="微信用户" w:date="2025-09-05T12:26:06Z">
                          <w:rPr>
                            <w:rFonts w:ascii="Cambria Math" w:hAnsi="Cambria Math"/>
                            <w:i/>
                            <w:iCs/>
                            <w:sz w:val="28"/>
                            <w:szCs w:val="28"/>
                          </w:rPr>
                        </w:rPrChange>
                      </w:rPr>
                    </m:ctrlPr>
                  </m:e>
                  <m:sub>
                    <m:r>
                      <m:rPr/>
                      <w:rPr>
                        <w:rFonts w:hint="eastAsia" w:ascii="Cambria Math" w:hAnsi="Cambria Math"/>
                        <w:sz w:val="28"/>
                        <w:szCs w:val="28"/>
                        <w:highlight w:val="yellow"/>
                        <w:rPrChange w:id="378" w:author="微信用户" w:date="2025-09-05T12:26:06Z">
                          <m:rPr/>
                          <w:rPr>
                            <w:rFonts w:hint="eastAsia" w:ascii="Cambria Math" w:hAnsi="Cambria Math"/>
                            <w:sz w:val="28"/>
                            <w:szCs w:val="28"/>
                          </w:rPr>
                        </w:rPrChange>
                      </w:rPr>
                      <m:t>f</m:t>
                    </m:r>
                    <m:ctrlPr>
                      <w:rPr>
                        <w:rFonts w:ascii="Cambria Math" w:hAnsi="Cambria Math"/>
                        <w:i/>
                        <w:iCs/>
                        <w:sz w:val="28"/>
                        <w:szCs w:val="28"/>
                        <w:highlight w:val="yellow"/>
                        <w:rPrChange w:id="379"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80" w:author="微信用户" w:date="2025-09-05T12:26:06Z">
                      <m:rPr/>
                      <w:rPr>
                        <w:rFonts w:ascii="Cambria Math" w:hAnsi="Cambria Math"/>
                        <w:sz w:val="28"/>
                        <w:szCs w:val="28"/>
                      </w:rPr>
                    </w:rPrChange>
                  </w:rPr>
                  <m:t>=</m:t>
                </m:r>
                <m:nary>
                  <m:naryPr>
                    <m:chr m:val="∑"/>
                    <m:limLoc m:val="subSup"/>
                    <m:supHide m:val="1"/>
                    <m:ctrlPr>
                      <w:rPr>
                        <w:rFonts w:ascii="Cambria Math" w:hAnsi="Cambria Math"/>
                        <w:i/>
                        <w:iCs/>
                        <w:sz w:val="28"/>
                        <w:szCs w:val="28"/>
                        <w:highlight w:val="yellow"/>
                        <w:rPrChange w:id="381" w:author="微信用户" w:date="2025-09-05T12:26:06Z">
                          <w:rPr>
                            <w:rFonts w:ascii="Cambria Math" w:hAnsi="Cambria Math"/>
                            <w:i/>
                            <w:iCs/>
                            <w:sz w:val="28"/>
                            <w:szCs w:val="28"/>
                          </w:rPr>
                        </w:rPrChange>
                      </w:rPr>
                    </m:ctrlPr>
                  </m:naryPr>
                  <m:sub>
                    <m:r>
                      <m:rPr/>
                      <w:rPr>
                        <w:rFonts w:ascii="Cambria Math" w:hAnsi="Cambria Math"/>
                        <w:sz w:val="28"/>
                        <w:szCs w:val="28"/>
                        <w:highlight w:val="yellow"/>
                        <w:rPrChange w:id="382" w:author="微信用户" w:date="2025-09-05T12:26:06Z">
                          <m:rPr/>
                          <w:rPr>
                            <w:rFonts w:ascii="Cambria Math" w:hAnsi="Cambria Math"/>
                            <w:sz w:val="28"/>
                            <w:szCs w:val="28"/>
                          </w:rPr>
                        </w:rPrChange>
                      </w:rPr>
                      <m:t>i∈</m:t>
                    </m:r>
                    <m:d>
                      <m:dPr>
                        <m:begChr m:val="{"/>
                        <m:endChr m:val="}"/>
                        <m:ctrlPr>
                          <w:rPr>
                            <w:rFonts w:ascii="Cambria Math" w:hAnsi="Cambria Math"/>
                            <w:i/>
                            <w:iCs/>
                            <w:sz w:val="28"/>
                            <w:szCs w:val="28"/>
                            <w:highlight w:val="yellow"/>
                            <w:rPrChange w:id="383" w:author="微信用户" w:date="2025-09-05T12:26:06Z">
                              <w:rPr>
                                <w:rFonts w:ascii="Cambria Math" w:hAnsi="Cambria Math"/>
                                <w:i/>
                                <w:iCs/>
                                <w:sz w:val="28"/>
                                <w:szCs w:val="28"/>
                              </w:rPr>
                            </w:rPrChange>
                          </w:rPr>
                        </m:ctrlPr>
                      </m:dPr>
                      <m:e>
                        <m:r>
                          <m:rPr/>
                          <w:rPr>
                            <w:rFonts w:ascii="Cambria Math" w:hAnsi="Cambria Math"/>
                            <w:sz w:val="28"/>
                            <w:szCs w:val="28"/>
                            <w:highlight w:val="yellow"/>
                            <w:rPrChange w:id="384" w:author="微信用户" w:date="2025-09-05T12:26:06Z">
                              <m:rPr/>
                              <w:rPr>
                                <w:rFonts w:ascii="Cambria Math" w:hAnsi="Cambria Math"/>
                                <w:sz w:val="28"/>
                                <w:szCs w:val="28"/>
                              </w:rPr>
                            </w:rPrChange>
                          </w:rPr>
                          <m:t>1,2,3</m:t>
                        </m:r>
                        <m:ctrlPr>
                          <w:rPr>
                            <w:rFonts w:ascii="Cambria Math" w:hAnsi="Cambria Math"/>
                            <w:i/>
                            <w:iCs/>
                            <w:sz w:val="28"/>
                            <w:szCs w:val="28"/>
                            <w:highlight w:val="yellow"/>
                            <w:rPrChange w:id="385" w:author="微信用户" w:date="2025-09-05T12:26:06Z">
                              <w:rPr>
                                <w:rFonts w:ascii="Cambria Math" w:hAnsi="Cambria Math"/>
                                <w:i/>
                                <w:iCs/>
                                <w:sz w:val="28"/>
                                <w:szCs w:val="28"/>
                              </w:rPr>
                            </w:rPrChange>
                          </w:rPr>
                        </m:ctrlPr>
                      </m:e>
                    </m:d>
                    <m:ctrlPr>
                      <w:rPr>
                        <w:rFonts w:ascii="Cambria Math" w:hAnsi="Cambria Math"/>
                        <w:i/>
                        <w:iCs/>
                        <w:sz w:val="28"/>
                        <w:szCs w:val="28"/>
                        <w:highlight w:val="yellow"/>
                        <w:rPrChange w:id="386" w:author="微信用户" w:date="2025-09-05T12:26:06Z">
                          <w:rPr>
                            <w:rFonts w:ascii="Cambria Math" w:hAnsi="Cambria Math"/>
                            <w:i/>
                            <w:iCs/>
                            <w:sz w:val="28"/>
                            <w:szCs w:val="28"/>
                          </w:rPr>
                        </w:rPrChange>
                      </w:rPr>
                    </m:ctrlPr>
                  </m:sub>
                  <m:sup>
                    <m:ctrlPr>
                      <w:rPr>
                        <w:rFonts w:ascii="Cambria Math" w:hAnsi="Cambria Math"/>
                        <w:i/>
                        <w:iCs/>
                        <w:sz w:val="28"/>
                        <w:szCs w:val="28"/>
                        <w:highlight w:val="yellow"/>
                        <w:rPrChange w:id="387" w:author="微信用户" w:date="2025-09-05T12:26:06Z">
                          <w:rPr>
                            <w:rFonts w:ascii="Cambria Math" w:hAnsi="Cambria Math"/>
                            <w:i/>
                            <w:iCs/>
                            <w:sz w:val="28"/>
                            <w:szCs w:val="28"/>
                          </w:rPr>
                        </w:rPrChange>
                      </w:rPr>
                    </m:ctrlPr>
                  </m:sup>
                  <m:e>
                    <m:sSub>
                      <m:sSubPr>
                        <m:ctrlPr>
                          <w:rPr>
                            <w:rFonts w:ascii="Cambria Math" w:hAnsi="Cambria Math"/>
                            <w:i/>
                            <w:iCs/>
                            <w:sz w:val="28"/>
                            <w:szCs w:val="28"/>
                            <w:highlight w:val="yellow"/>
                            <w:rPrChange w:id="388"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89"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390"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91"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392" w:author="微信用户" w:date="2025-09-05T12:26:06Z">
                              <w:rPr>
                                <w:rFonts w:ascii="Cambria Math" w:hAnsi="Cambria Math"/>
                                <w:i/>
                                <w:iCs/>
                                <w:sz w:val="28"/>
                                <w:szCs w:val="28"/>
                              </w:rPr>
                            </w:rPrChange>
                          </w:rPr>
                        </m:ctrlPr>
                      </m:sub>
                    </m:sSub>
                    <m:r>
                      <m:rPr/>
                      <w:rPr>
                        <w:rFonts w:ascii="Cambria Math" w:hAnsi="Cambria Math"/>
                        <w:sz w:val="28"/>
                        <w:szCs w:val="28"/>
                        <w:highlight w:val="yellow"/>
                        <w:rPrChange w:id="393" w:author="微信用户" w:date="2025-09-05T12:26:06Z">
                          <m:rPr/>
                          <w:rPr>
                            <w:rFonts w:ascii="Cambria Math" w:hAnsi="Cambria Math"/>
                            <w:sz w:val="28"/>
                            <w:szCs w:val="28"/>
                          </w:rPr>
                        </w:rPrChange>
                      </w:rPr>
                      <m:t>∗</m:t>
                    </m:r>
                    <m:sSub>
                      <m:sSubPr>
                        <m:ctrlPr>
                          <w:rPr>
                            <w:rFonts w:ascii="Cambria Math" w:hAnsi="Cambria Math"/>
                            <w:i/>
                            <w:iCs/>
                            <w:sz w:val="28"/>
                            <w:szCs w:val="28"/>
                            <w:highlight w:val="yellow"/>
                            <w:rPrChange w:id="394"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395" w:author="微信用户" w:date="2025-09-05T12:26:06Z">
                              <m:rPr/>
                              <w:rPr>
                                <w:rFonts w:ascii="Cambria Math" w:hAnsi="Cambria Math"/>
                                <w:sz w:val="28"/>
                                <w:szCs w:val="28"/>
                              </w:rPr>
                            </w:rPrChange>
                          </w:rPr>
                          <m:t>P</m:t>
                        </m:r>
                        <m:ctrlPr>
                          <w:rPr>
                            <w:rFonts w:ascii="Cambria Math" w:hAnsi="Cambria Math"/>
                            <w:i/>
                            <w:iCs/>
                            <w:sz w:val="28"/>
                            <w:szCs w:val="28"/>
                            <w:highlight w:val="yellow"/>
                            <w:rPrChange w:id="396"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397"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398" w:author="微信用户" w:date="2025-09-05T12:26:06Z">
                              <w:rPr>
                                <w:rFonts w:ascii="Cambria Math" w:hAnsi="Cambria Math"/>
                                <w:i/>
                                <w:iCs/>
                                <w:sz w:val="28"/>
                                <w:szCs w:val="28"/>
                              </w:rPr>
                            </w:rPrChange>
                          </w:rPr>
                        </m:ctrlPr>
                      </m:sub>
                    </m:sSub>
                    <m:d>
                      <m:dPr>
                        <m:ctrlPr>
                          <w:rPr>
                            <w:rFonts w:ascii="Cambria Math" w:hAnsi="Cambria Math"/>
                            <w:i/>
                            <w:iCs/>
                            <w:sz w:val="28"/>
                            <w:szCs w:val="28"/>
                            <w:highlight w:val="yellow"/>
                            <w:rPrChange w:id="399" w:author="微信用户" w:date="2025-09-05T12:26:06Z">
                              <w:rPr>
                                <w:rFonts w:ascii="Cambria Math" w:hAnsi="Cambria Math"/>
                                <w:i/>
                                <w:iCs/>
                                <w:sz w:val="28"/>
                                <w:szCs w:val="28"/>
                              </w:rPr>
                            </w:rPrChange>
                          </w:rPr>
                        </m:ctrlPr>
                      </m:dPr>
                      <m:e>
                        <m:sSub>
                          <m:sSubPr>
                            <m:ctrlPr>
                              <w:rPr>
                                <w:rFonts w:ascii="Cambria Math" w:hAnsi="Cambria Math"/>
                                <w:i/>
                                <w:iCs/>
                                <w:sz w:val="28"/>
                                <w:szCs w:val="28"/>
                                <w:highlight w:val="yellow"/>
                                <w:rPrChange w:id="400"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401" w:author="微信用户" w:date="2025-09-05T12:26:06Z">
                                  <m:rPr/>
                                  <w:rPr>
                                    <w:rFonts w:ascii="Cambria Math" w:hAnsi="Cambria Math"/>
                                    <w:sz w:val="28"/>
                                    <w:szCs w:val="28"/>
                                  </w:rPr>
                                </w:rPrChange>
                              </w:rPr>
                              <m:t>e</m:t>
                            </m:r>
                            <m:ctrlPr>
                              <w:rPr>
                                <w:rFonts w:ascii="Cambria Math" w:hAnsi="Cambria Math"/>
                                <w:i/>
                                <w:iCs/>
                                <w:sz w:val="28"/>
                                <w:szCs w:val="28"/>
                                <w:highlight w:val="yellow"/>
                                <w:rPrChange w:id="402"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403"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404" w:author="微信用户" w:date="2025-09-05T12:26:06Z">
                                  <w:rPr>
                                    <w:rFonts w:ascii="Cambria Math" w:hAnsi="Cambria Math"/>
                                    <w:i/>
                                    <w:iCs/>
                                    <w:sz w:val="28"/>
                                    <w:szCs w:val="28"/>
                                  </w:rPr>
                                </w:rPrChange>
                              </w:rPr>
                            </m:ctrlPr>
                          </m:sub>
                        </m:sSub>
                        <m:ctrlPr>
                          <w:rPr>
                            <w:rFonts w:ascii="Cambria Math" w:hAnsi="Cambria Math"/>
                            <w:i/>
                            <w:iCs/>
                            <w:sz w:val="28"/>
                            <w:szCs w:val="28"/>
                            <w:highlight w:val="yellow"/>
                            <w:rPrChange w:id="405" w:author="微信用户" w:date="2025-09-05T12:26:06Z">
                              <w:rPr>
                                <w:rFonts w:ascii="Cambria Math" w:hAnsi="Cambria Math"/>
                                <w:i/>
                                <w:iCs/>
                                <w:sz w:val="28"/>
                                <w:szCs w:val="28"/>
                              </w:rPr>
                            </w:rPrChange>
                          </w:rPr>
                        </m:ctrlPr>
                      </m:e>
                    </m:d>
                    <m:ctrlPr>
                      <w:rPr>
                        <w:rFonts w:ascii="Cambria Math" w:hAnsi="Cambria Math"/>
                        <w:i/>
                        <w:iCs/>
                        <w:sz w:val="28"/>
                        <w:szCs w:val="28"/>
                        <w:highlight w:val="yellow"/>
                        <w:rPrChange w:id="406" w:author="微信用户" w:date="2025-09-05T12:26:06Z">
                          <w:rPr>
                            <w:rFonts w:ascii="Cambria Math" w:hAnsi="Cambria Math"/>
                            <w:i/>
                            <w:iCs/>
                            <w:sz w:val="28"/>
                            <w:szCs w:val="28"/>
                          </w:rPr>
                        </w:rPrChange>
                      </w:rPr>
                    </m:ctrlPr>
                  </m:e>
                </m:nary>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highlight w:val="yellow"/>
                <w:rPrChange w:id="407" w:author="微信用户" w:date="2025-09-05T12:26:06Z">
                  <w:rPr>
                    <w:rFonts w:hint="eastAsia" w:ascii="宋体" w:hAnsi="宋体"/>
                    <w:iCs/>
                    <w:sz w:val="28"/>
                    <w:szCs w:val="28"/>
                  </w:rPr>
                </w:rPrChange>
              </w:rPr>
            </w:pPr>
            <w:r>
              <w:rPr>
                <w:rFonts w:hint="eastAsia" w:ascii="宋体" w:hAnsi="宋体"/>
                <w:iCs/>
                <w:sz w:val="28"/>
                <w:szCs w:val="28"/>
                <w:highlight w:val="yellow"/>
                <w:rPrChange w:id="408" w:author="微信用户" w:date="2025-09-05T12:26:06Z">
                  <w:rPr>
                    <w:rFonts w:hint="eastAsia" w:ascii="宋体" w:hAnsi="宋体"/>
                    <w:iCs/>
                    <w:sz w:val="28"/>
                    <w:szCs w:val="28"/>
                  </w:rPr>
                </w:rPrChange>
              </w:rPr>
              <w:t>（3）</w:t>
            </w:r>
          </w:p>
        </w:tc>
      </w:tr>
    </w:tbl>
    <w:p>
      <w:pPr>
        <w:adjustRightInd w:val="0"/>
        <w:snapToGrid w:val="0"/>
        <w:spacing w:line="360" w:lineRule="auto"/>
        <w:textAlignment w:val="center"/>
        <w:rPr>
          <w:rFonts w:hint="eastAsia" w:ascii="宋体" w:hAnsi="宋体"/>
          <w:sz w:val="28"/>
          <w:szCs w:val="28"/>
          <w:highlight w:val="yellow"/>
          <w:rPrChange w:id="409" w:author="微信用户" w:date="2025-09-05T12:26:06Z">
            <w:rPr>
              <w:rFonts w:hint="eastAsia" w:ascii="宋体" w:hAnsi="宋体"/>
              <w:sz w:val="28"/>
              <w:szCs w:val="28"/>
            </w:rPr>
          </w:rPrChange>
        </w:rPr>
      </w:pPr>
      <w:r>
        <w:rPr>
          <w:rFonts w:ascii="宋体" w:hAnsi="宋体"/>
          <w:iCs/>
          <w:sz w:val="28"/>
          <w:szCs w:val="28"/>
          <w:highlight w:val="yellow"/>
          <w:rPrChange w:id="410" w:author="微信用户" w:date="2025-09-05T12:26:06Z">
            <w:rPr>
              <w:rFonts w:ascii="宋体" w:hAnsi="宋体"/>
              <w:iCs/>
              <w:sz w:val="28"/>
              <w:szCs w:val="28"/>
            </w:rPr>
          </w:rPrChange>
        </w:rPr>
        <w:t>其中，权重</w:t>
      </w:r>
      <m:oMath>
        <m:sSub>
          <m:sSubPr>
            <m:ctrlPr>
              <w:rPr>
                <w:rFonts w:ascii="Cambria Math" w:hAnsi="Cambria Math"/>
                <w:i/>
                <w:iCs/>
                <w:sz w:val="28"/>
                <w:szCs w:val="28"/>
                <w:highlight w:val="yellow"/>
                <w:rPrChange w:id="411" w:author="微信用户" w:date="2025-09-05T12:26:06Z">
                  <w:rPr>
                    <w:rFonts w:ascii="Cambria Math" w:hAnsi="Cambria Math"/>
                    <w:i/>
                    <w:iCs/>
                    <w:sz w:val="28"/>
                    <w:szCs w:val="28"/>
                  </w:rPr>
                </w:rPrChange>
              </w:rPr>
            </m:ctrlPr>
          </m:sSubPr>
          <m:e>
            <m:r>
              <m:rPr/>
              <w:rPr>
                <w:rFonts w:ascii="Cambria Math" w:hAnsi="Cambria Math"/>
                <w:sz w:val="28"/>
                <w:szCs w:val="28"/>
                <w:highlight w:val="yellow"/>
                <w:rPrChange w:id="412" w:author="微信用户" w:date="2025-09-05T12:26:06Z">
                  <m:rPr/>
                  <w:rPr>
                    <w:rFonts w:ascii="Cambria Math" w:hAnsi="Cambria Math"/>
                    <w:sz w:val="28"/>
                    <w:szCs w:val="28"/>
                  </w:rPr>
                </w:rPrChange>
              </w:rPr>
              <m:t>r</m:t>
            </m:r>
            <m:ctrlPr>
              <w:rPr>
                <w:rFonts w:ascii="Cambria Math" w:hAnsi="Cambria Math"/>
                <w:i/>
                <w:iCs/>
                <w:sz w:val="28"/>
                <w:szCs w:val="28"/>
                <w:highlight w:val="yellow"/>
                <w:rPrChange w:id="413" w:author="微信用户" w:date="2025-09-05T12:26:06Z">
                  <w:rPr>
                    <w:rFonts w:ascii="Cambria Math" w:hAnsi="Cambria Math"/>
                    <w:i/>
                    <w:iCs/>
                    <w:sz w:val="28"/>
                    <w:szCs w:val="28"/>
                  </w:rPr>
                </w:rPrChange>
              </w:rPr>
            </m:ctrlPr>
          </m:e>
          <m:sub>
            <m:r>
              <m:rPr/>
              <w:rPr>
                <w:rFonts w:ascii="Cambria Math" w:hAnsi="Cambria Math"/>
                <w:sz w:val="28"/>
                <w:szCs w:val="28"/>
                <w:highlight w:val="yellow"/>
                <w:rPrChange w:id="414" w:author="微信用户" w:date="2025-09-05T12:26:06Z">
                  <m:rPr/>
                  <w:rPr>
                    <w:rFonts w:ascii="Cambria Math" w:hAnsi="Cambria Math"/>
                    <w:sz w:val="28"/>
                    <w:szCs w:val="28"/>
                  </w:rPr>
                </w:rPrChange>
              </w:rPr>
              <m:t>i</m:t>
            </m:r>
            <m:ctrlPr>
              <w:rPr>
                <w:rFonts w:ascii="Cambria Math" w:hAnsi="Cambria Math"/>
                <w:i/>
                <w:iCs/>
                <w:sz w:val="28"/>
                <w:szCs w:val="28"/>
                <w:highlight w:val="yellow"/>
                <w:rPrChange w:id="415" w:author="微信用户" w:date="2025-09-05T12:26:06Z">
                  <w:rPr>
                    <w:rFonts w:ascii="Cambria Math" w:hAnsi="Cambria Math"/>
                    <w:i/>
                    <w:iCs/>
                    <w:sz w:val="28"/>
                    <w:szCs w:val="28"/>
                  </w:rPr>
                </w:rPrChange>
              </w:rPr>
            </m:ctrlPr>
          </m:sub>
        </m:sSub>
      </m:oMath>
      <w:r>
        <w:rPr>
          <w:rFonts w:hint="eastAsia" w:ascii="宋体" w:hAnsi="宋体"/>
          <w:iCs/>
          <w:sz w:val="28"/>
          <w:szCs w:val="28"/>
          <w:highlight w:val="yellow"/>
          <w:rPrChange w:id="416" w:author="微信用户" w:date="2025-09-05T12:26:06Z">
            <w:rPr>
              <w:rFonts w:hint="eastAsia" w:ascii="宋体" w:hAnsi="宋体"/>
              <w:iCs/>
              <w:sz w:val="28"/>
              <w:szCs w:val="28"/>
            </w:rPr>
          </w:rPrChange>
        </w:rPr>
        <w:t>为</w:t>
      </w:r>
      <w:r>
        <w:rPr>
          <w:rFonts w:ascii="宋体" w:hAnsi="宋体"/>
          <w:iCs/>
          <w:sz w:val="28"/>
          <w:szCs w:val="28"/>
          <w:highlight w:val="yellow"/>
          <w:rPrChange w:id="417" w:author="微信用户" w:date="2025-09-05T12:26:06Z">
            <w:rPr>
              <w:rFonts w:ascii="宋体" w:hAnsi="宋体"/>
              <w:iCs/>
              <w:sz w:val="28"/>
              <w:szCs w:val="28"/>
            </w:rPr>
          </w:rPrChange>
        </w:rPr>
        <w:t>对应的贡献率</w:t>
      </w:r>
      <m:oMath>
        <m:r>
          <m:rPr/>
          <w:rPr>
            <w:rFonts w:ascii="Cambria Math" w:hAnsi="Cambria Math"/>
            <w:sz w:val="28"/>
            <w:szCs w:val="28"/>
            <w:highlight w:val="yellow"/>
            <w:rPrChange w:id="418" w:author="微信用户" w:date="2025-09-05T12:26:06Z">
              <m:rPr/>
              <w:rPr>
                <w:rFonts w:ascii="Cambria Math" w:hAnsi="Cambria Math"/>
                <w:sz w:val="28"/>
                <w:szCs w:val="28"/>
              </w:rPr>
            </w:rPrChange>
          </w:rPr>
          <m:t>{</m:t>
        </m:r>
        <m:sSub>
          <m:sSubPr>
            <m:ctrlPr>
              <w:rPr>
                <w:rFonts w:ascii="Cambria Math" w:hAnsi="Cambria Math"/>
                <w:i/>
                <w:sz w:val="28"/>
                <w:szCs w:val="28"/>
                <w:highlight w:val="yellow"/>
                <w:rPrChange w:id="419" w:author="微信用户" w:date="2025-09-05T12:26:06Z">
                  <w:rPr>
                    <w:rFonts w:ascii="Cambria Math" w:hAnsi="Cambria Math"/>
                    <w:i/>
                    <w:sz w:val="28"/>
                    <w:szCs w:val="28"/>
                  </w:rPr>
                </w:rPrChange>
              </w:rPr>
            </m:ctrlPr>
          </m:sSubPr>
          <m:e>
            <m:r>
              <m:rPr/>
              <w:rPr>
                <w:rFonts w:hint="eastAsia" w:ascii="Cambria Math" w:hAnsi="Cambria Math"/>
                <w:sz w:val="28"/>
                <w:szCs w:val="28"/>
                <w:highlight w:val="yellow"/>
                <w:rPrChange w:id="420" w:author="微信用户" w:date="2025-09-05T12:26:06Z">
                  <m:rPr/>
                  <w:rPr>
                    <w:rFonts w:hint="eastAsia" w:ascii="Cambria Math" w:hAnsi="Cambria Math"/>
                    <w:sz w:val="28"/>
                    <w:szCs w:val="28"/>
                  </w:rPr>
                </w:rPrChange>
              </w:rPr>
              <m:t>r</m:t>
            </m:r>
            <m:ctrlPr>
              <w:rPr>
                <w:rFonts w:ascii="Cambria Math" w:hAnsi="Cambria Math"/>
                <w:i/>
                <w:sz w:val="28"/>
                <w:szCs w:val="28"/>
                <w:highlight w:val="yellow"/>
                <w:rPrChange w:id="421" w:author="微信用户" w:date="2025-09-05T12:26:06Z">
                  <w:rPr>
                    <w:rFonts w:ascii="Cambria Math" w:hAnsi="Cambria Math"/>
                    <w:i/>
                    <w:sz w:val="28"/>
                    <w:szCs w:val="28"/>
                  </w:rPr>
                </w:rPrChange>
              </w:rPr>
            </m:ctrlPr>
          </m:e>
          <m:sub>
            <m:r>
              <m:rPr/>
              <w:rPr>
                <w:rFonts w:ascii="Cambria Math" w:hAnsi="Cambria Math"/>
                <w:sz w:val="28"/>
                <w:szCs w:val="28"/>
                <w:highlight w:val="yellow"/>
                <w:rPrChange w:id="422" w:author="微信用户" w:date="2025-09-05T12:26:06Z">
                  <m:rPr/>
                  <w:rPr>
                    <w:rFonts w:ascii="Cambria Math" w:hAnsi="Cambria Math"/>
                    <w:sz w:val="28"/>
                    <w:szCs w:val="28"/>
                  </w:rPr>
                </w:rPrChange>
              </w:rPr>
              <m:t>1</m:t>
            </m:r>
            <m:ctrlPr>
              <w:rPr>
                <w:rFonts w:ascii="Cambria Math" w:hAnsi="Cambria Math"/>
                <w:i/>
                <w:sz w:val="28"/>
                <w:szCs w:val="28"/>
                <w:highlight w:val="yellow"/>
                <w:rPrChange w:id="423" w:author="微信用户" w:date="2025-09-05T12:26:06Z">
                  <w:rPr>
                    <w:rFonts w:ascii="Cambria Math" w:hAnsi="Cambria Math"/>
                    <w:i/>
                    <w:sz w:val="28"/>
                    <w:szCs w:val="28"/>
                  </w:rPr>
                </w:rPrChange>
              </w:rPr>
            </m:ctrlPr>
          </m:sub>
        </m:sSub>
        <m:r>
          <m:rPr/>
          <w:rPr>
            <w:rFonts w:hint="eastAsia" w:ascii="Cambria Math" w:hAnsi="Cambria Math"/>
            <w:sz w:val="28"/>
            <w:szCs w:val="28"/>
            <w:highlight w:val="yellow"/>
            <w:rPrChange w:id="424" w:author="微信用户" w:date="2025-09-05T12:26:06Z">
              <m:rPr/>
              <w:rPr>
                <w:rFonts w:hint="eastAsia" w:ascii="Cambria Math" w:hAnsi="Cambria Math"/>
                <w:sz w:val="28"/>
                <w:szCs w:val="28"/>
              </w:rPr>
            </w:rPrChange>
          </w:rPr>
          <m:t>，</m:t>
        </m:r>
        <m:sSub>
          <m:sSubPr>
            <m:ctrlPr>
              <w:rPr>
                <w:rFonts w:ascii="Cambria Math" w:hAnsi="Cambria Math"/>
                <w:i/>
                <w:sz w:val="28"/>
                <w:szCs w:val="28"/>
                <w:highlight w:val="yellow"/>
                <w:rPrChange w:id="425"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426" w:author="微信用户" w:date="2025-09-05T12:26:06Z">
                  <m:rPr/>
                  <w:rPr>
                    <w:rFonts w:ascii="Cambria Math" w:hAnsi="Cambria Math"/>
                    <w:sz w:val="28"/>
                    <w:szCs w:val="28"/>
                  </w:rPr>
                </w:rPrChange>
              </w:rPr>
              <m:t>r</m:t>
            </m:r>
            <m:ctrlPr>
              <w:rPr>
                <w:rFonts w:ascii="Cambria Math" w:hAnsi="Cambria Math"/>
                <w:i/>
                <w:sz w:val="28"/>
                <w:szCs w:val="28"/>
                <w:highlight w:val="yellow"/>
                <w:rPrChange w:id="427" w:author="微信用户" w:date="2025-09-05T12:26:06Z">
                  <w:rPr>
                    <w:rFonts w:ascii="Cambria Math" w:hAnsi="Cambria Math"/>
                    <w:i/>
                    <w:sz w:val="28"/>
                    <w:szCs w:val="28"/>
                  </w:rPr>
                </w:rPrChange>
              </w:rPr>
            </m:ctrlPr>
          </m:e>
          <m:sub>
            <m:r>
              <m:rPr/>
              <w:rPr>
                <w:rFonts w:ascii="Cambria Math" w:hAnsi="Cambria Math"/>
                <w:sz w:val="28"/>
                <w:szCs w:val="28"/>
                <w:highlight w:val="yellow"/>
                <w:rPrChange w:id="428" w:author="微信用户" w:date="2025-09-05T12:26:06Z">
                  <m:rPr/>
                  <w:rPr>
                    <w:rFonts w:ascii="Cambria Math" w:hAnsi="Cambria Math"/>
                    <w:sz w:val="28"/>
                    <w:szCs w:val="28"/>
                  </w:rPr>
                </w:rPrChange>
              </w:rPr>
              <m:t>2</m:t>
            </m:r>
            <m:ctrlPr>
              <w:rPr>
                <w:rFonts w:ascii="Cambria Math" w:hAnsi="Cambria Math"/>
                <w:i/>
                <w:sz w:val="28"/>
                <w:szCs w:val="28"/>
                <w:highlight w:val="yellow"/>
                <w:rPrChange w:id="429" w:author="微信用户" w:date="2025-09-05T12:26:06Z">
                  <w:rPr>
                    <w:rFonts w:ascii="Cambria Math" w:hAnsi="Cambria Math"/>
                    <w:i/>
                    <w:sz w:val="28"/>
                    <w:szCs w:val="28"/>
                  </w:rPr>
                </w:rPrChange>
              </w:rPr>
            </m:ctrlPr>
          </m:sub>
        </m:sSub>
        <m:r>
          <m:rPr/>
          <w:rPr>
            <w:rFonts w:hint="eastAsia" w:ascii="Cambria Math" w:hAnsi="Cambria Math"/>
            <w:sz w:val="28"/>
            <w:szCs w:val="28"/>
            <w:highlight w:val="yellow"/>
            <w:rPrChange w:id="430" w:author="微信用户" w:date="2025-09-05T12:26:06Z">
              <m:rPr/>
              <w:rPr>
                <w:rFonts w:hint="eastAsia" w:ascii="Cambria Math" w:hAnsi="Cambria Math"/>
                <w:sz w:val="28"/>
                <w:szCs w:val="28"/>
              </w:rPr>
            </w:rPrChange>
          </w:rPr>
          <m:t>，</m:t>
        </m:r>
        <m:sSub>
          <m:sSubPr>
            <m:ctrlPr>
              <w:rPr>
                <w:rFonts w:ascii="Cambria Math" w:hAnsi="Cambria Math"/>
                <w:i/>
                <w:sz w:val="28"/>
                <w:szCs w:val="28"/>
                <w:highlight w:val="yellow"/>
                <w:rPrChange w:id="431" w:author="微信用户" w:date="2025-09-05T12:26:06Z">
                  <w:rPr>
                    <w:rFonts w:ascii="Cambria Math" w:hAnsi="Cambria Math"/>
                    <w:i/>
                    <w:sz w:val="28"/>
                    <w:szCs w:val="28"/>
                  </w:rPr>
                </w:rPrChange>
              </w:rPr>
            </m:ctrlPr>
          </m:sSubPr>
          <m:e>
            <m:r>
              <m:rPr/>
              <w:rPr>
                <w:rFonts w:ascii="Cambria Math" w:hAnsi="Cambria Math"/>
                <w:sz w:val="28"/>
                <w:szCs w:val="28"/>
                <w:highlight w:val="yellow"/>
                <w:rPrChange w:id="432" w:author="微信用户" w:date="2025-09-05T12:26:06Z">
                  <m:rPr/>
                  <w:rPr>
                    <w:rFonts w:ascii="Cambria Math" w:hAnsi="Cambria Math"/>
                    <w:sz w:val="28"/>
                    <w:szCs w:val="28"/>
                  </w:rPr>
                </w:rPrChange>
              </w:rPr>
              <m:t>r</m:t>
            </m:r>
            <m:ctrlPr>
              <w:rPr>
                <w:rFonts w:ascii="Cambria Math" w:hAnsi="Cambria Math"/>
                <w:i/>
                <w:sz w:val="28"/>
                <w:szCs w:val="28"/>
                <w:highlight w:val="yellow"/>
                <w:rPrChange w:id="433" w:author="微信用户" w:date="2025-09-05T12:26:06Z">
                  <w:rPr>
                    <w:rFonts w:ascii="Cambria Math" w:hAnsi="Cambria Math"/>
                    <w:i/>
                    <w:sz w:val="28"/>
                    <w:szCs w:val="28"/>
                  </w:rPr>
                </w:rPrChange>
              </w:rPr>
            </m:ctrlPr>
          </m:e>
          <m:sub>
            <m:r>
              <m:rPr/>
              <w:rPr>
                <w:rFonts w:ascii="Cambria Math" w:hAnsi="Cambria Math"/>
                <w:sz w:val="28"/>
                <w:szCs w:val="28"/>
                <w:highlight w:val="yellow"/>
                <w:rPrChange w:id="434" w:author="微信用户" w:date="2025-09-05T12:26:06Z">
                  <m:rPr/>
                  <w:rPr>
                    <w:rFonts w:ascii="Cambria Math" w:hAnsi="Cambria Math"/>
                    <w:sz w:val="28"/>
                    <w:szCs w:val="28"/>
                  </w:rPr>
                </w:rPrChange>
              </w:rPr>
              <m:t>3</m:t>
            </m:r>
            <m:ctrlPr>
              <w:rPr>
                <w:rFonts w:ascii="Cambria Math" w:hAnsi="Cambria Math"/>
                <w:i/>
                <w:sz w:val="28"/>
                <w:szCs w:val="28"/>
                <w:highlight w:val="yellow"/>
                <w:rPrChange w:id="435" w:author="微信用户" w:date="2025-09-05T12:26:06Z">
                  <w:rPr>
                    <w:rFonts w:ascii="Cambria Math" w:hAnsi="Cambria Math"/>
                    <w:i/>
                    <w:sz w:val="28"/>
                    <w:szCs w:val="28"/>
                  </w:rPr>
                </w:rPrChange>
              </w:rPr>
            </m:ctrlPr>
          </m:sub>
        </m:sSub>
        <m:r>
          <m:rPr/>
          <w:rPr>
            <w:rFonts w:ascii="Cambria Math" w:hAnsi="Cambria Math"/>
            <w:sz w:val="28"/>
            <w:szCs w:val="28"/>
            <w:highlight w:val="yellow"/>
            <w:rPrChange w:id="436" w:author="微信用户" w:date="2025-09-05T12:26:06Z">
              <m:rPr/>
              <w:rPr>
                <w:rFonts w:ascii="Cambria Math" w:hAnsi="Cambria Math"/>
                <w:sz w:val="28"/>
                <w:szCs w:val="28"/>
              </w:rPr>
            </w:rPrChange>
          </w:rPr>
          <m:t>}</m:t>
        </m:r>
      </m:oMath>
      <w:r>
        <w:rPr>
          <w:rFonts w:hint="eastAsia" w:ascii="宋体" w:hAnsi="宋体"/>
          <w:sz w:val="28"/>
          <w:szCs w:val="28"/>
          <w:highlight w:val="yellow"/>
          <w:rPrChange w:id="437" w:author="微信用户" w:date="2025-09-05T12:26:06Z">
            <w:rPr>
              <w:rFonts w:hint="eastAsia" w:ascii="宋体" w:hAnsi="宋体"/>
              <w:sz w:val="28"/>
              <w:szCs w:val="28"/>
            </w:rPr>
          </w:rPrChange>
        </w:rPr>
        <w:t>。</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作为优选，在步骤S2中，所述神经坍缩驱动的分类器校准模块包括参数固定的等角紧框架分类器和参数可学习的全连接层分类器；所述参数固定的等角紧框架分类器，具体包括如下过程：</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S211，在训练开始时随机合成分</w:t>
      </w:r>
      <w:bookmarkStart w:id="1" w:name="_GoBack"/>
      <w:bookmarkEnd w:id="1"/>
      <w:r>
        <w:rPr>
          <w:rFonts w:hint="eastAsia" w:ascii="宋体" w:hAnsi="宋体"/>
          <w:sz w:val="28"/>
          <w:szCs w:val="28"/>
        </w:rPr>
        <w:t>类器向量，并确保所述分类器向量符合单纯形等角紧框架属性，具体如下：</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设定有一组包含</w:t>
      </w:r>
      <m:oMath>
        <m:r>
          <m:rPr/>
          <w:rPr>
            <w:rFonts w:ascii="Cambria Math" w:hAnsi="Cambria Math"/>
            <w:sz w:val="28"/>
            <w:szCs w:val="28"/>
          </w:rPr>
          <m:t>M</m:t>
        </m:r>
      </m:oMath>
      <w:r>
        <w:rPr>
          <w:rFonts w:hint="eastAsia" w:ascii="宋体" w:hAnsi="宋体"/>
          <w:sz w:val="28"/>
          <w:szCs w:val="28"/>
        </w:rPr>
        <w:t>个向量的集合</w:t>
      </w:r>
      <m:oMath>
        <m:r>
          <m:rPr/>
          <w:rPr>
            <w:rFonts w:ascii="Cambria Math" w:hAnsi="Cambria Math"/>
            <w:sz w:val="28"/>
            <w:szCs w:val="28"/>
          </w:rPr>
          <m:t>V=[</m:t>
        </m:r>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d×M</m:t>
            </m:r>
            <m:ctrlPr>
              <w:rPr>
                <w:rFonts w:ascii="Cambria Math" w:hAnsi="Cambria Math"/>
                <w:i/>
                <w:iCs/>
                <w:sz w:val="28"/>
                <w:szCs w:val="28"/>
              </w:rPr>
            </m:ctrlPr>
          </m:sup>
        </m:sSup>
      </m:oMath>
      <w:r>
        <w:rPr>
          <w:rFonts w:hint="eastAsia" w:ascii="宋体" w:hAnsi="宋体"/>
          <w:sz w:val="28"/>
          <w:szCs w:val="28"/>
        </w:rPr>
        <w:t>,其中</w:t>
      </w:r>
      <m:oMath>
        <m:r>
          <m:rPr/>
          <w:rPr>
            <w:rFonts w:hint="eastAsia" w:ascii="Cambria Math" w:hAnsi="Cambria Math"/>
            <w:sz w:val="28"/>
            <w:szCs w:val="28"/>
          </w:rPr>
          <m:t>d</m:t>
        </m:r>
      </m:oMath>
      <w:r>
        <w:rPr>
          <w:rFonts w:hint="eastAsia" w:ascii="宋体" w:hAnsi="宋体"/>
          <w:sz w:val="28"/>
          <w:szCs w:val="28"/>
        </w:rPr>
        <w:t>表示特征维度，</w:t>
      </w:r>
      <m:oMath>
        <m:r>
          <m:rPr/>
          <w:rPr>
            <w:rFonts w:ascii="Cambria Math" w:hAnsi="Cambria Math"/>
            <w:sz w:val="28"/>
            <w:szCs w:val="28"/>
          </w:rPr>
          <m:t>M</m:t>
        </m:r>
      </m:oMath>
      <w:r>
        <w:rPr>
          <w:rFonts w:hint="eastAsia" w:ascii="宋体" w:hAnsi="宋体"/>
          <w:sz w:val="28"/>
          <w:szCs w:val="28"/>
        </w:rPr>
        <w:t>表示类别数量，且满足条件</w:t>
      </w:r>
      <m:oMath>
        <m:r>
          <m:rPr/>
          <w:rPr>
            <w:rFonts w:hint="eastAsia" w:ascii="Cambria Math" w:hAnsi="Cambria Math"/>
            <w:sz w:val="28"/>
            <w:szCs w:val="28"/>
          </w:rPr>
          <m:t>d</m:t>
        </m:r>
        <m:r>
          <m:rPr/>
          <w:rPr>
            <w:rFonts w:ascii="Cambria Math" w:hAnsi="Cambria Math"/>
            <w:sz w:val="28"/>
            <w:szCs w:val="28"/>
          </w:rPr>
          <m:t>≥M−1</m:t>
        </m:r>
      </m:oMath>
      <w:r>
        <w:rPr>
          <w:rFonts w:hint="eastAsia" w:ascii="宋体" w:hAnsi="宋体"/>
          <w:sz w:val="28"/>
          <w:szCs w:val="28"/>
        </w:rPr>
        <w:t>；若满足以下条件，则该向量集被视为单纯形等角紧框架：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sz w:val="28"/>
                <w:szCs w:val="28"/>
              </w:rPr>
            </w:pPr>
            <m:oMathPara>
              <m:oMath>
                <m:r>
                  <m:rPr/>
                  <w:rPr>
                    <w:rFonts w:ascii="Cambria Math" w:hAnsi="Cambria Math"/>
                    <w:sz w:val="28"/>
                    <w:szCs w:val="28"/>
                  </w:rPr>
                  <m:t>V=</m:t>
                </m:r>
                <m:rad>
                  <m:radPr>
                    <m:degHide m:val="1"/>
                    <m:ctrlPr>
                      <w:rPr>
                        <w:rFonts w:ascii="Cambria Math" w:hAnsi="Cambria Math"/>
                        <w:i/>
                        <w:iCs/>
                        <w:sz w:val="28"/>
                        <w:szCs w:val="28"/>
                      </w:rPr>
                    </m:ctrlPr>
                  </m:radPr>
                  <m:deg>
                    <m:ctrlPr>
                      <w:rPr>
                        <w:rFonts w:ascii="Cambria Math" w:hAnsi="Cambria Math"/>
                        <w:i/>
                        <w:iCs/>
                        <w:sz w:val="28"/>
                        <w:szCs w:val="28"/>
                      </w:rPr>
                    </m:ctrlPr>
                  </m:deg>
                  <m:e>
                    <m:f>
                      <m:fPr>
                        <m:ctrlPr>
                          <w:rPr>
                            <w:rFonts w:ascii="Cambria Math" w:hAnsi="Cambria Math"/>
                            <w:i/>
                            <w:iCs/>
                            <w:sz w:val="28"/>
                            <w:szCs w:val="28"/>
                          </w:rPr>
                        </m:ctrlPr>
                      </m:fPr>
                      <m:num>
                        <m:r>
                          <m:rPr/>
                          <w:rPr>
                            <w:rFonts w:ascii="Cambria Math" w:hAnsi="Cambria Math"/>
                            <w:sz w:val="28"/>
                            <w:szCs w:val="28"/>
                          </w:rPr>
                          <m:t>M</m:t>
                        </m:r>
                        <m:ctrlPr>
                          <w:rPr>
                            <w:rFonts w:ascii="Cambria Math" w:hAnsi="Cambria Math"/>
                            <w:i/>
                            <w:iCs/>
                            <w:sz w:val="28"/>
                            <w:szCs w:val="28"/>
                          </w:rPr>
                        </m:ctrlPr>
                      </m:num>
                      <m:den>
                        <m:r>
                          <m:rPr/>
                          <w:rPr>
                            <w:rFonts w:ascii="Cambria Math" w:hAnsi="Cambria Math"/>
                            <w:sz w:val="28"/>
                            <w:szCs w:val="28"/>
                          </w:rPr>
                          <m:t>M−1</m:t>
                        </m:r>
                        <m:ctrlPr>
                          <w:rPr>
                            <w:rFonts w:ascii="Cambria Math" w:hAnsi="Cambria Math"/>
                            <w:i/>
                            <w:iCs/>
                            <w:sz w:val="28"/>
                            <w:szCs w:val="28"/>
                          </w:rPr>
                        </m:ctrlPr>
                      </m:den>
                    </m:f>
                    <m:ctrlPr>
                      <w:rPr>
                        <w:rFonts w:ascii="Cambria Math" w:hAnsi="Cambria Math"/>
                        <w:i/>
                        <w:iCs/>
                        <w:sz w:val="28"/>
                        <w:szCs w:val="28"/>
                      </w:rPr>
                    </m:ctrlPr>
                  </m:e>
                </m:rad>
                <m:r>
                  <m:rPr/>
                  <w:rPr>
                    <w:rFonts w:ascii="Cambria Math" w:hAnsi="Cambria Math"/>
                    <w:sz w:val="28"/>
                    <w:szCs w:val="28"/>
                  </w:rPr>
                  <m:t>U</m:t>
                </m:r>
                <m:d>
                  <m:dPr>
                    <m:ctrlPr>
                      <w:rPr>
                        <w:rFonts w:ascii="Cambria Math" w:hAnsi="Cambria Math"/>
                        <w:i/>
                        <w:iCs/>
                        <w:sz w:val="28"/>
                        <w:szCs w:val="28"/>
                      </w:rPr>
                    </m:ctrlPr>
                  </m:dPr>
                  <m:e>
                    <m:sSub>
                      <m:sSubPr>
                        <m:ctrlPr>
                          <w:rPr>
                            <w:rFonts w:ascii="Cambria Math" w:hAnsi="Cambria Math"/>
                            <w:i/>
                            <w:iCs/>
                            <w:sz w:val="28"/>
                            <w:szCs w:val="28"/>
                          </w:rPr>
                        </m:ctrlPr>
                      </m:sSubPr>
                      <m:e>
                        <m:r>
                          <m:rPr/>
                          <w:rPr>
                            <w:rFonts w:ascii="Cambria Math" w:hAnsi="Cambria Math"/>
                            <w:sz w:val="28"/>
                            <w:szCs w:val="28"/>
                          </w:rPr>
                          <m:t>I</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1</m:t>
                        </m:r>
                        <m:ctrlPr>
                          <w:rPr>
                            <w:rFonts w:ascii="Cambria Math" w:hAnsi="Cambria Math"/>
                            <w:i/>
                            <w:iCs/>
                            <w:sz w:val="28"/>
                            <w:szCs w:val="28"/>
                          </w:rPr>
                        </m:ctrlPr>
                      </m:num>
                      <m:den>
                        <m:r>
                          <m:rPr/>
                          <w:rPr>
                            <w:rFonts w:ascii="Cambria Math" w:hAnsi="Cambria Math"/>
                            <w:sz w:val="28"/>
                            <w:szCs w:val="28"/>
                          </w:rPr>
                          <m:t>M</m:t>
                        </m:r>
                        <m:ctrlPr>
                          <w:rPr>
                            <w:rFonts w:ascii="Cambria Math" w:hAnsi="Cambria Math"/>
                            <w:i/>
                            <w:iCs/>
                            <w:sz w:val="28"/>
                            <w:szCs w:val="28"/>
                          </w:rPr>
                        </m:ctrlPr>
                      </m:den>
                    </m:f>
                    <m:sSub>
                      <m:sSubPr>
                        <m:ctrlPr>
                          <w:rPr>
                            <w:rFonts w:ascii="Cambria Math" w:hAnsi="Cambria Math"/>
                            <w:i/>
                            <w:iCs/>
                            <w:sz w:val="28"/>
                            <w:szCs w:val="28"/>
                          </w:rPr>
                        </m:ctrlPr>
                      </m:sSubPr>
                      <m:e>
                        <m:r>
                          <m:rPr/>
                          <w:rPr>
                            <w:rFonts w:ascii="Cambria Math" w:hAnsi="Cambria Math"/>
                            <w:sz w:val="28"/>
                            <w:szCs w:val="28"/>
                          </w:rPr>
                          <m:t>1</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sSubSup>
                      <m:sSubSupPr>
                        <m:ctrlPr>
                          <w:rPr>
                            <w:rFonts w:ascii="Cambria Math" w:hAnsi="Cambria Math"/>
                            <w:i/>
                            <w:iCs/>
                            <w:sz w:val="28"/>
                            <w:szCs w:val="28"/>
                          </w:rPr>
                        </m:ctrlPr>
                      </m:sSubSupPr>
                      <m:e>
                        <m:r>
                          <m:rPr/>
                          <w:rPr>
                            <w:rFonts w:ascii="Cambria Math" w:hAnsi="Cambria Math"/>
                            <w:sz w:val="28"/>
                            <w:szCs w:val="28"/>
                          </w:rPr>
                          <m:t>1</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up>
                        <m:r>
                          <m:rPr/>
                          <w:rPr>
                            <w:rFonts w:ascii="Cambria Math" w:hAnsi="Cambria Math"/>
                            <w:sz w:val="28"/>
                            <w:szCs w:val="28"/>
                          </w:rPr>
                          <m:t>T</m:t>
                        </m:r>
                        <m:ctrlPr>
                          <w:rPr>
                            <w:rFonts w:ascii="Cambria Math" w:hAnsi="Cambria Math"/>
                            <w:i/>
                            <w:iCs/>
                            <w:sz w:val="28"/>
                            <w:szCs w:val="28"/>
                          </w:rPr>
                        </m:ctrlPr>
                      </m:sup>
                    </m:sSubSup>
                    <m:ctrlPr>
                      <w:rPr>
                        <w:rFonts w:ascii="Cambria Math" w:hAnsi="Cambria Math"/>
                        <w:i/>
                        <w:iCs/>
                        <w:sz w:val="28"/>
                        <w:szCs w:val="28"/>
                      </w:rPr>
                    </m:ctrlPr>
                  </m:e>
                </m:d>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（4）</w:t>
            </w:r>
          </w:p>
        </w:tc>
      </w:tr>
    </w:tbl>
    <w:p>
      <w:pPr>
        <w:adjustRightInd w:val="0"/>
        <w:snapToGrid w:val="0"/>
        <w:spacing w:line="360" w:lineRule="auto"/>
        <w:textAlignment w:val="center"/>
        <w:rPr>
          <w:rFonts w:hint="eastAsia" w:ascii="宋体" w:hAnsi="宋体"/>
          <w:iCs/>
          <w:sz w:val="28"/>
          <w:szCs w:val="28"/>
        </w:rPr>
      </w:pPr>
      <w:r>
        <w:rPr>
          <w:rFonts w:hint="eastAsia" w:ascii="宋体" w:hAnsi="宋体"/>
          <w:iCs/>
          <w:sz w:val="28"/>
          <w:szCs w:val="28"/>
        </w:rPr>
        <w:t>其</w:t>
      </w:r>
      <w:r>
        <w:rPr>
          <w:rFonts w:ascii="宋体" w:hAnsi="宋体"/>
          <w:iCs/>
          <w:sz w:val="28"/>
          <w:szCs w:val="28"/>
        </w:rPr>
        <w:t>中</w:t>
      </w:r>
      <w:r>
        <w:rPr>
          <w:rFonts w:hint="eastAsia" w:ascii="宋体" w:hAnsi="宋体"/>
          <w:iCs/>
          <w:sz w:val="28"/>
          <w:szCs w:val="28"/>
        </w:rPr>
        <w:t>，</w:t>
      </w:r>
      <m:oMath>
        <m:r>
          <m:rPr/>
          <w:rPr>
            <w:rFonts w:ascii="Cambria Math" w:hAnsi="Cambria Math"/>
            <w:sz w:val="28"/>
            <w:szCs w:val="28"/>
          </w:rPr>
          <m:t>U∈</m:t>
        </m:r>
        <m:sSup>
          <m:sSupPr>
            <m:ctrlPr>
              <w:rPr>
                <w:rFonts w:ascii="Cambria Math" w:hAnsi="Cambria Math"/>
                <w:i/>
                <w:sz w:val="28"/>
                <w:szCs w:val="28"/>
              </w:rPr>
            </m:ctrlPr>
          </m:sSupPr>
          <m:e>
            <m:r>
              <m:rPr/>
              <w:rPr>
                <w:rFonts w:ascii="Cambria Math" w:hAnsi="Cambria Math"/>
                <w:sz w:val="28"/>
                <w:szCs w:val="28"/>
              </w:rPr>
              <m:t>R</m:t>
            </m:r>
            <m:ctrlPr>
              <w:rPr>
                <w:rFonts w:ascii="Cambria Math" w:hAnsi="Cambria Math"/>
                <w:i/>
                <w:sz w:val="28"/>
                <w:szCs w:val="28"/>
              </w:rPr>
            </m:ctrlPr>
          </m:e>
          <m:sup>
            <m:r>
              <m:rPr/>
              <w:rPr>
                <w:rFonts w:hint="eastAsia" w:ascii="Cambria Math" w:hAnsi="Cambria Math"/>
                <w:sz w:val="28"/>
                <w:szCs w:val="28"/>
              </w:rPr>
              <m:t>d</m:t>
            </m:r>
            <m:r>
              <m:rPr/>
              <w:rPr>
                <w:rFonts w:ascii="Cambria Math" w:hAnsi="Cambria Math"/>
                <w:sz w:val="28"/>
                <w:szCs w:val="28"/>
              </w:rPr>
              <m:t>×M</m:t>
            </m:r>
            <m:ctrlPr>
              <w:rPr>
                <w:rFonts w:ascii="Cambria Math" w:hAnsi="Cambria Math"/>
                <w:i/>
                <w:sz w:val="28"/>
                <w:szCs w:val="28"/>
              </w:rPr>
            </m:ctrlPr>
          </m:sup>
        </m:sSup>
      </m:oMath>
      <w:r>
        <w:rPr>
          <w:rFonts w:ascii="宋体" w:hAnsi="宋体"/>
          <w:iCs/>
          <w:sz w:val="28"/>
          <w:szCs w:val="28"/>
        </w:rPr>
        <w:t>允许进行旋转并满足</w:t>
      </w:r>
      <w:r>
        <w:rPr>
          <w:rFonts w:hint="eastAsia" w:ascii="宋体" w:hAnsi="宋体"/>
          <w:i/>
          <w:sz w:val="28"/>
          <w:szCs w:val="28"/>
        </w:rPr>
        <w:t xml:space="preserve"> </w:t>
      </w:r>
      <m:oMath>
        <m:sSup>
          <m:sSupPr>
            <m:ctrlPr>
              <w:rPr>
                <w:rFonts w:ascii="Cambria Math" w:hAnsi="Cambria Math"/>
                <w:i/>
                <w:sz w:val="28"/>
                <w:szCs w:val="28"/>
              </w:rPr>
            </m:ctrlPr>
          </m:sSupPr>
          <m:e>
            <m:r>
              <m:rPr/>
              <w:rPr>
                <w:rFonts w:ascii="Cambria Math" w:hAnsi="Cambria Math"/>
                <w:sz w:val="28"/>
                <w:szCs w:val="28"/>
              </w:rPr>
              <m:t>U</m:t>
            </m:r>
            <m:ctrlPr>
              <w:rPr>
                <w:rFonts w:ascii="Cambria Math" w:hAnsi="Cambria Math"/>
                <w:i/>
                <w:sz w:val="28"/>
                <w:szCs w:val="28"/>
              </w:rPr>
            </m:ctrlPr>
          </m:e>
          <m:sup>
            <m:r>
              <m:rPr/>
              <w:rPr>
                <w:rFonts w:ascii="Cambria Math" w:hAnsi="Cambria Math"/>
                <w:sz w:val="28"/>
                <w:szCs w:val="28"/>
              </w:rPr>
              <m:t>T</m:t>
            </m:r>
            <m:ctrlPr>
              <w:rPr>
                <w:rFonts w:ascii="Cambria Math" w:hAnsi="Cambria Math"/>
                <w:i/>
                <w:sz w:val="28"/>
                <w:szCs w:val="28"/>
              </w:rPr>
            </m:ctrlPr>
          </m:sup>
        </m:sSup>
        <m:r>
          <m:rPr/>
          <w:rPr>
            <w:rFonts w:ascii="Cambria Math" w:hAnsi="Cambria Math"/>
            <w:sz w:val="28"/>
            <w:szCs w:val="28"/>
          </w:rPr>
          <m:t>U=</m:t>
        </m:r>
        <m:sSub>
          <m:sSubPr>
            <m:ctrlPr>
              <w:rPr>
                <w:rFonts w:ascii="Cambria Math" w:hAnsi="Cambria Math"/>
                <w:i/>
                <w:sz w:val="28"/>
                <w:szCs w:val="28"/>
              </w:rPr>
            </m:ctrlPr>
          </m:sSubPr>
          <m:e>
            <m:r>
              <m:rPr/>
              <w:rPr>
                <w:rFonts w:ascii="Cambria Math" w:hAnsi="Cambria Math"/>
                <w:sz w:val="28"/>
                <w:szCs w:val="28"/>
              </w:rPr>
              <m:t>I</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oMath>
      <w:r>
        <w:rPr>
          <w:rFonts w:ascii="宋体" w:hAnsi="宋体"/>
          <w:iCs/>
          <w:sz w:val="28"/>
          <w:szCs w:val="28"/>
        </w:rPr>
        <w:t>；</w:t>
      </w:r>
      <m:oMath>
        <m:sSub>
          <m:sSubPr>
            <m:ctrlPr>
              <w:rPr>
                <w:rFonts w:ascii="Cambria Math" w:hAnsi="Cambria Math"/>
                <w:i/>
                <w:sz w:val="28"/>
                <w:szCs w:val="28"/>
              </w:rPr>
            </m:ctrlPr>
          </m:sSubPr>
          <m:e>
            <m:r>
              <m:rPr/>
              <w:rPr>
                <w:rFonts w:ascii="Cambria Math" w:hAnsi="Cambria Math"/>
                <w:sz w:val="28"/>
                <w:szCs w:val="28"/>
              </w:rPr>
              <m:t>I</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oMath>
      <w:r>
        <w:rPr>
          <w:rFonts w:ascii="宋体" w:hAnsi="宋体"/>
          <w:iCs/>
          <w:sz w:val="28"/>
          <w:szCs w:val="28"/>
        </w:rPr>
        <w:t>为单位矩阵，</w:t>
      </w:r>
      <m:oMath>
        <m:sSub>
          <m:sSubPr>
            <m:ctrlPr>
              <w:rPr>
                <w:rFonts w:ascii="Cambria Math" w:hAnsi="Cambria Math"/>
                <w:i/>
                <w:sz w:val="28"/>
                <w:szCs w:val="28"/>
              </w:rPr>
            </m:ctrlPr>
          </m:sSubPr>
          <m:e>
            <m:r>
              <m:rPr/>
              <w:rPr>
                <w:rFonts w:ascii="Cambria Math" w:hAnsi="Cambria Math"/>
                <w:sz w:val="28"/>
                <w:szCs w:val="28"/>
              </w:rPr>
              <m:t>1</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oMath>
      <w:r>
        <w:rPr>
          <w:rFonts w:ascii="宋体" w:hAnsi="宋体"/>
          <w:iCs/>
          <w:sz w:val="28"/>
          <w:szCs w:val="28"/>
        </w:rPr>
        <w:t>表示</w:t>
      </w:r>
      <w:r>
        <w:rPr>
          <w:rFonts w:hint="eastAsia" w:ascii="宋体" w:hAnsi="宋体"/>
          <w:iCs/>
          <w:sz w:val="28"/>
          <w:szCs w:val="28"/>
        </w:rPr>
        <w:t>长度为</w:t>
      </w:r>
      <m:oMath>
        <m:r>
          <m:rPr/>
          <w:rPr>
            <w:rFonts w:ascii="Cambria Math" w:hAnsi="Cambria Math"/>
            <w:sz w:val="28"/>
            <w:szCs w:val="28"/>
          </w:rPr>
          <m:t>M</m:t>
        </m:r>
      </m:oMath>
      <w:r>
        <w:rPr>
          <w:rFonts w:hint="eastAsia" w:ascii="宋体" w:hAnsi="宋体"/>
          <w:iCs/>
          <w:sz w:val="28"/>
          <w:szCs w:val="28"/>
        </w:rPr>
        <w:t>且数值全为1的</w:t>
      </w:r>
      <w:r>
        <w:rPr>
          <w:rFonts w:ascii="宋体" w:hAnsi="宋体"/>
          <w:iCs/>
          <w:sz w:val="28"/>
          <w:szCs w:val="28"/>
        </w:rPr>
        <w:t>向量</w:t>
      </w:r>
      <w:r>
        <w:rPr>
          <w:rFonts w:hint="eastAsia" w:ascii="宋体" w:hAnsi="宋体"/>
          <w:iCs/>
          <w:sz w:val="28"/>
          <w:szCs w:val="28"/>
        </w:rPr>
        <w:t>；</w:t>
      </w:r>
      <w:r>
        <w:rPr>
          <w:rFonts w:ascii="宋体" w:hAnsi="宋体"/>
          <w:iCs/>
          <w:sz w:val="28"/>
          <w:szCs w:val="28"/>
        </w:rPr>
        <w:t>单纯形等</w:t>
      </w:r>
      <w:r>
        <w:rPr>
          <w:rFonts w:hint="eastAsia" w:ascii="宋体" w:hAnsi="宋体"/>
          <w:sz w:val="28"/>
          <w:szCs w:val="28"/>
        </w:rPr>
        <w:t>角紧框架</w:t>
      </w:r>
      <w:r>
        <w:rPr>
          <w:rFonts w:ascii="宋体" w:hAnsi="宋体"/>
          <w:iCs/>
          <w:sz w:val="28"/>
          <w:szCs w:val="28"/>
        </w:rPr>
        <w:t>内的所有向量具有相等的</w:t>
      </w:r>
      <m:oMath>
        <m:sSub>
          <m:sSubPr>
            <m:ctrlPr>
              <w:rPr>
                <w:rFonts w:ascii="Cambria Math" w:hAnsi="Cambria Math"/>
                <w:i/>
                <w:sz w:val="28"/>
                <w:szCs w:val="28"/>
              </w:rPr>
            </m:ctrlPr>
          </m:sSubPr>
          <m:e>
            <m:r>
              <m:rPr>
                <m:scr m:val="script"/>
              </m:rPr>
              <w:rPr>
                <w:rFonts w:ascii="Cambria Math" w:hAnsi="Cambria Math"/>
                <w:sz w:val="28"/>
                <w:szCs w:val="28"/>
              </w:rPr>
              <m:t>l</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ascii="宋体" w:hAnsi="宋体"/>
          <w:iCs/>
          <w:sz w:val="28"/>
          <w:szCs w:val="28"/>
        </w:rPr>
        <w:t>范数和相同的成对夹</w:t>
      </w:r>
      <w:r>
        <w:rPr>
          <w:rFonts w:hint="eastAsia" w:ascii="宋体" w:hAnsi="宋体"/>
          <w:iCs/>
          <w:sz w:val="28"/>
          <w:szCs w:val="28"/>
        </w:rPr>
        <w:t>角，即：</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6520"/>
        <w:gridCol w:w="15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nil"/>
              <w:left w:val="nil"/>
              <w:bottom w:val="nil"/>
              <w:right w:val="nil"/>
            </w:tcBorders>
            <w:shd w:val="clear" w:color="auto" w:fill="auto"/>
          </w:tcPr>
          <w:p>
            <w:pPr>
              <w:adjustRightInd w:val="0"/>
              <w:snapToGrid w:val="0"/>
              <w:spacing w:line="360" w:lineRule="auto"/>
              <w:jc w:val="center"/>
              <w:textAlignment w:val="center"/>
              <w:rPr>
                <w:rFonts w:hint="eastAsia" w:ascii="宋体" w:hAnsi="宋体"/>
                <w:sz w:val="28"/>
                <w:szCs w:val="28"/>
              </w:rPr>
            </w:pPr>
          </w:p>
        </w:tc>
        <w:tc>
          <w:tcPr>
            <w:tcW w:w="6520" w:type="dxa"/>
            <w:tcBorders>
              <w:top w:val="nil"/>
              <w:left w:val="nil"/>
              <w:bottom w:val="nil"/>
              <w:right w:val="nil"/>
            </w:tcBorders>
            <w:shd w:val="clear" w:color="auto" w:fill="auto"/>
          </w:tcPr>
          <w:p>
            <w:pPr>
              <w:adjustRightInd w:val="0"/>
              <w:snapToGrid w:val="0"/>
              <w:spacing w:line="360" w:lineRule="auto"/>
              <w:jc w:val="center"/>
              <w:textAlignment w:val="center"/>
              <w:rPr>
                <w:rFonts w:hint="eastAsia" w:ascii="宋体" w:hAnsi="宋体"/>
                <w:sz w:val="28"/>
                <w:szCs w:val="28"/>
              </w:rPr>
            </w:pPr>
            <m:oMathPara>
              <m:oMath>
                <m:sSubSup>
                  <m:sSubSupPr>
                    <m:ctrlPr>
                      <w:rPr>
                        <w:rFonts w:ascii="Cambria Math" w:hAnsi="Cambria Math"/>
                        <w:i/>
                        <w:iCs/>
                        <w:sz w:val="28"/>
                        <w:szCs w:val="28"/>
                      </w:rPr>
                    </m:ctrlPr>
                  </m:sSubSup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up>
                    <m:r>
                      <m:rPr/>
                      <w:rPr>
                        <w:rFonts w:ascii="Cambria Math" w:hAnsi="Cambria Math"/>
                        <w:sz w:val="28"/>
                        <w:szCs w:val="28"/>
                      </w:rPr>
                      <m:t>T</m:t>
                    </m:r>
                    <m:ctrlPr>
                      <w:rPr>
                        <w:rFonts w:ascii="Cambria Math" w:hAnsi="Cambria Math"/>
                        <w:i/>
                        <w:iCs/>
                        <w:sz w:val="28"/>
                        <w:szCs w:val="28"/>
                      </w:rPr>
                    </m:ctrlPr>
                  </m:sup>
                </m:sSubSup>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j</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M</m:t>
                    </m:r>
                    <m:ctrlPr>
                      <w:rPr>
                        <w:rFonts w:ascii="Cambria Math" w:hAnsi="Cambria Math"/>
                        <w:i/>
                        <w:iCs/>
                        <w:sz w:val="28"/>
                        <w:szCs w:val="28"/>
                      </w:rPr>
                    </m:ctrlPr>
                  </m:num>
                  <m:den>
                    <m:r>
                      <m:rPr/>
                      <w:rPr>
                        <w:rFonts w:ascii="Cambria Math" w:hAnsi="Cambria Math"/>
                        <w:sz w:val="28"/>
                        <w:szCs w:val="28"/>
                      </w:rPr>
                      <m:t>M−1</m:t>
                    </m:r>
                    <m:ctrlPr>
                      <w:rPr>
                        <w:rFonts w:ascii="Cambria Math" w:hAnsi="Cambria Math"/>
                        <w:i/>
                        <w:iCs/>
                        <w:sz w:val="28"/>
                        <w:szCs w:val="28"/>
                      </w:rPr>
                    </m:ctrlPr>
                  </m:den>
                </m:f>
                <m:sSub>
                  <m:sSubPr>
                    <m:ctrlPr>
                      <w:rPr>
                        <w:rFonts w:ascii="Cambria Math" w:hAnsi="Cambria Math"/>
                        <w:i/>
                        <w:iCs/>
                        <w:sz w:val="28"/>
                        <w:szCs w:val="28"/>
                      </w:rPr>
                    </m:ctrlPr>
                  </m:sSubPr>
                  <m:e>
                    <m:r>
                      <m:rPr/>
                      <w:rPr>
                        <w:rFonts w:ascii="Cambria Math" w:hAnsi="Cambria Math"/>
                        <w:sz w:val="28"/>
                        <w:szCs w:val="28"/>
                      </w:rPr>
                      <m:t>δ</m:t>
                    </m:r>
                    <m:ctrlPr>
                      <w:rPr>
                        <w:rFonts w:ascii="Cambria Math" w:hAnsi="Cambria Math"/>
                        <w:i/>
                        <w:iCs/>
                        <w:sz w:val="28"/>
                        <w:szCs w:val="28"/>
                      </w:rPr>
                    </m:ctrlPr>
                  </m:e>
                  <m:sub>
                    <m:r>
                      <m:rPr/>
                      <w:rPr>
                        <w:rFonts w:ascii="Cambria Math" w:hAnsi="Cambria Math"/>
                        <w:sz w:val="28"/>
                        <w:szCs w:val="28"/>
                      </w:rPr>
                      <m:t>i,j</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1</m:t>
                    </m:r>
                    <m:ctrlPr>
                      <w:rPr>
                        <w:rFonts w:ascii="Cambria Math" w:hAnsi="Cambria Math"/>
                        <w:i/>
                        <w:iCs/>
                        <w:sz w:val="28"/>
                        <w:szCs w:val="28"/>
                      </w:rPr>
                    </m:ctrlPr>
                  </m:num>
                  <m:den>
                    <m:r>
                      <m:rPr/>
                      <w:rPr>
                        <w:rFonts w:ascii="Cambria Math" w:hAnsi="Cambria Math"/>
                        <w:sz w:val="28"/>
                        <w:szCs w:val="28"/>
                      </w:rPr>
                      <m:t>M−1</m:t>
                    </m:r>
                    <m:ctrlPr>
                      <w:rPr>
                        <w:rFonts w:ascii="Cambria Math" w:hAnsi="Cambria Math"/>
                        <w:i/>
                        <w:iCs/>
                        <w:sz w:val="28"/>
                        <w:szCs w:val="28"/>
                      </w:rPr>
                    </m:ctrlPr>
                  </m:den>
                </m:f>
                <m:r>
                  <m:rPr/>
                  <w:rPr>
                    <w:rFonts w:hint="eastAsia" w:ascii="Cambria Math" w:hAnsi="Cambria Math"/>
                    <w:sz w:val="28"/>
                    <w:szCs w:val="28"/>
                  </w:rPr>
                  <m:t>，</m:t>
                </m:r>
                <m:r>
                  <m:rPr/>
                  <w:rPr>
                    <w:rFonts w:ascii="Cambria Math" w:hAnsi="Cambria Math"/>
                    <w:sz w:val="28"/>
                    <w:szCs w:val="28"/>
                  </w:rPr>
                  <m:t>∀</m:t>
                </m:r>
                <m:r>
                  <m:rPr/>
                  <w:rPr>
                    <w:rFonts w:hint="eastAsia" w:ascii="Cambria Math" w:hAnsi="Cambria Math"/>
                    <w:sz w:val="28"/>
                    <w:szCs w:val="28"/>
                  </w:rPr>
                  <m:t>i</m:t>
                </m:r>
                <m:r>
                  <m:rPr/>
                  <w:rPr>
                    <w:rFonts w:ascii="Cambria Math" w:hAnsi="Cambria Math"/>
                    <w:sz w:val="28"/>
                    <w:szCs w:val="28"/>
                  </w:rPr>
                  <m:t>,j∈</m:t>
                </m:r>
                <m:d>
                  <m:dPr>
                    <m:begChr m:val="{"/>
                    <m:endChr m:val="}"/>
                    <m:ctrlPr>
                      <w:rPr>
                        <w:rFonts w:ascii="Cambria Math" w:hAnsi="Cambria Math"/>
                        <w:i/>
                        <w:iCs/>
                        <w:sz w:val="28"/>
                        <w:szCs w:val="28"/>
                      </w:rPr>
                    </m:ctrlPr>
                  </m:dPr>
                  <m:e>
                    <m:r>
                      <m:rPr/>
                      <w:rPr>
                        <w:rFonts w:ascii="Cambria Math" w:hAnsi="Cambria Math"/>
                        <w:sz w:val="28"/>
                        <w:szCs w:val="28"/>
                      </w:rPr>
                      <m:t>1,2,…,M</m:t>
                    </m:r>
                    <m:ctrlPr>
                      <w:rPr>
                        <w:rFonts w:ascii="Cambria Math" w:hAnsi="Cambria Math"/>
                        <w:i/>
                        <w:iCs/>
                        <w:sz w:val="28"/>
                        <w:szCs w:val="28"/>
                      </w:rPr>
                    </m:ctrlPr>
                  </m:e>
                </m:d>
              </m:oMath>
            </m:oMathPara>
          </w:p>
        </w:tc>
        <w:tc>
          <w:tcPr>
            <w:tcW w:w="1581" w:type="dxa"/>
            <w:tcBorders>
              <w:top w:val="nil"/>
              <w:left w:val="nil"/>
              <w:bottom w:val="nil"/>
              <w:right w:val="nil"/>
            </w:tcBorders>
            <w:shd w:val="clear" w:color="auto" w:fill="auto"/>
          </w:tcPr>
          <w:p>
            <w:pPr>
              <w:adjustRightInd w:val="0"/>
              <w:snapToGrid w:val="0"/>
              <w:spacing w:line="360" w:lineRule="auto"/>
              <w:jc w:val="right"/>
              <w:textAlignment w:val="center"/>
              <w:rPr>
                <w:rFonts w:hint="eastAsia" w:ascii="宋体" w:hAnsi="宋体"/>
                <w:sz w:val="28"/>
                <w:szCs w:val="28"/>
              </w:rPr>
            </w:pPr>
            <w:r>
              <w:rPr>
                <w:rFonts w:hint="eastAsia" w:ascii="宋体" w:hAnsi="宋体"/>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nil"/>
              <w:left w:val="nil"/>
              <w:bottom w:val="nil"/>
              <w:right w:val="nil"/>
            </w:tcBorders>
            <w:shd w:val="clear" w:color="auto" w:fill="auto"/>
          </w:tcPr>
          <w:p>
            <w:pPr>
              <w:adjustRightInd w:val="0"/>
              <w:snapToGrid w:val="0"/>
              <w:spacing w:line="360" w:lineRule="auto"/>
              <w:jc w:val="center"/>
              <w:textAlignment w:val="center"/>
              <w:rPr>
                <w:rFonts w:hint="eastAsia" w:ascii="宋体" w:hAnsi="宋体"/>
                <w:sz w:val="28"/>
                <w:szCs w:val="28"/>
              </w:rPr>
            </w:pPr>
          </w:p>
        </w:tc>
        <w:tc>
          <w:tcPr>
            <w:tcW w:w="6520" w:type="dxa"/>
            <w:tcBorders>
              <w:top w:val="nil"/>
              <w:left w:val="nil"/>
              <w:bottom w:val="nil"/>
              <w:right w:val="nil"/>
            </w:tcBorders>
            <w:shd w:val="clear" w:color="auto" w:fill="auto"/>
          </w:tcPr>
          <w:p>
            <w:pPr>
              <w:adjustRightInd w:val="0"/>
              <w:snapToGrid w:val="0"/>
              <w:spacing w:line="360" w:lineRule="auto"/>
              <w:jc w:val="center"/>
              <w:textAlignment w:val="center"/>
              <w:rPr>
                <w:rFonts w:hint="eastAsia" w:ascii="宋体" w:hAnsi="宋体"/>
                <w:sz w:val="28"/>
                <w:szCs w:val="28"/>
              </w:rPr>
            </w:pPr>
            <m:oMathPara>
              <m:oMath>
                <m:sSub>
                  <m:sSubPr>
                    <m:ctrlPr>
                      <w:rPr>
                        <w:rFonts w:ascii="Cambria Math" w:hAnsi="Cambria Math"/>
                        <w:i/>
                        <w:iCs/>
                        <w:sz w:val="28"/>
                        <w:szCs w:val="28"/>
                      </w:rPr>
                    </m:ctrlPr>
                  </m:sSubPr>
                  <m:e>
                    <m:r>
                      <m:rPr/>
                      <w:rPr>
                        <w:rFonts w:ascii="Cambria Math" w:hAnsi="Cambria Math"/>
                        <w:sz w:val="28"/>
                        <w:szCs w:val="28"/>
                      </w:rPr>
                      <m:t>δ</m:t>
                    </m:r>
                    <m:ctrlPr>
                      <w:rPr>
                        <w:rFonts w:ascii="Cambria Math" w:hAnsi="Cambria Math"/>
                        <w:i/>
                        <w:iCs/>
                        <w:sz w:val="28"/>
                        <w:szCs w:val="28"/>
                      </w:rPr>
                    </m:ctrlPr>
                  </m:e>
                  <m:sub>
                    <m:r>
                      <m:rPr/>
                      <w:rPr>
                        <w:rFonts w:ascii="Cambria Math" w:hAnsi="Cambria Math"/>
                        <w:sz w:val="28"/>
                        <w:szCs w:val="28"/>
                      </w:rPr>
                      <m:t>i,j</m:t>
                    </m:r>
                    <m:ctrlPr>
                      <w:rPr>
                        <w:rFonts w:ascii="Cambria Math" w:hAnsi="Cambria Math"/>
                        <w:i/>
                        <w:iCs/>
                        <w:sz w:val="28"/>
                        <w:szCs w:val="28"/>
                      </w:rPr>
                    </m:ctrlPr>
                  </m:sub>
                </m:sSub>
                <m:r>
                  <m:rPr/>
                  <w:rPr>
                    <w:rFonts w:ascii="Cambria Math" w:hAnsi="Cambria Math"/>
                    <w:sz w:val="28"/>
                    <w:szCs w:val="28"/>
                  </w:rPr>
                  <m:t>=</m:t>
                </m:r>
                <m:d>
                  <m:dPr>
                    <m:begChr m:val="{"/>
                    <m:endChr m:val=""/>
                    <m:ctrlPr>
                      <w:rPr>
                        <w:rFonts w:ascii="Cambria Math" w:hAnsi="Cambria Math"/>
                        <w:i/>
                        <w:iCs/>
                        <w:sz w:val="28"/>
                        <w:szCs w:val="28"/>
                      </w:rPr>
                    </m:ctrlPr>
                  </m:dPr>
                  <m:e>
                    <m:eqArr>
                      <m:eqArrPr>
                        <m:ctrlPr>
                          <w:rPr>
                            <w:rFonts w:ascii="Cambria Math" w:hAnsi="Cambria Math"/>
                            <w:i/>
                            <w:iCs/>
                            <w:sz w:val="28"/>
                            <w:szCs w:val="28"/>
                          </w:rPr>
                        </m:ctrlPr>
                      </m:eqArrPr>
                      <m:e>
                        <m:r>
                          <m:rPr/>
                          <w:rPr>
                            <w:rFonts w:ascii="Cambria Math" w:hAnsi="Cambria Math"/>
                            <w:sz w:val="28"/>
                            <w:szCs w:val="28"/>
                          </w:rPr>
                          <m:t>1</m:t>
                        </m:r>
                        <m:r>
                          <m:rPr/>
                          <w:rPr>
                            <w:rFonts w:hint="eastAsia" w:ascii="Cambria Math" w:hAnsi="Cambria Math"/>
                            <w:sz w:val="28"/>
                            <w:szCs w:val="28"/>
                          </w:rPr>
                          <m:t>，</m:t>
                        </m:r>
                        <m:r>
                          <m:rPr/>
                          <w:rPr>
                            <w:rFonts w:ascii="Cambria Math" w:hAnsi="Cambria Math"/>
                            <w:sz w:val="28"/>
                            <w:szCs w:val="28"/>
                          </w:rPr>
                          <m:t xml:space="preserve">            i=j</m:t>
                        </m:r>
                        <m:ctrlPr>
                          <w:rPr>
                            <w:rFonts w:ascii="Cambria Math" w:hAnsi="Cambria Math"/>
                            <w:i/>
                            <w:iCs/>
                            <w:sz w:val="28"/>
                            <w:szCs w:val="28"/>
                          </w:rPr>
                        </m:ctrlPr>
                      </m:e>
                      <m:e>
                        <m:r>
                          <m:rPr/>
                          <w:rPr>
                            <w:rFonts w:ascii="Cambria Math" w:hAnsi="Cambria Math"/>
                            <w:sz w:val="28"/>
                            <w:szCs w:val="28"/>
                          </w:rPr>
                          <m:t>0</m:t>
                        </m:r>
                        <m:r>
                          <m:rPr/>
                          <w:rPr>
                            <w:rFonts w:hint="eastAsia" w:ascii="Cambria Math" w:hAnsi="Cambria Math"/>
                            <w:sz w:val="28"/>
                            <w:szCs w:val="28"/>
                          </w:rPr>
                          <m:t>，</m:t>
                        </m:r>
                        <m:r>
                          <m:rPr/>
                          <w:rPr>
                            <w:rFonts w:ascii="Cambria Math" w:hAnsi="Cambria Math"/>
                            <w:sz w:val="28"/>
                            <w:szCs w:val="28"/>
                          </w:rPr>
                          <m:t>otℎerwise</m:t>
                        </m:r>
                        <m:ctrlPr>
                          <w:rPr>
                            <w:rFonts w:ascii="Cambria Math" w:hAnsi="Cambria Math"/>
                            <w:i/>
                            <w:iCs/>
                            <w:sz w:val="28"/>
                            <w:szCs w:val="28"/>
                          </w:rPr>
                        </m:ctrlPr>
                      </m:e>
                    </m:eqArr>
                    <m:ctrlPr>
                      <w:rPr>
                        <w:rFonts w:ascii="Cambria Math" w:hAnsi="Cambria Math"/>
                        <w:i/>
                        <w:iCs/>
                        <w:sz w:val="28"/>
                        <w:szCs w:val="28"/>
                      </w:rPr>
                    </m:ctrlPr>
                  </m:e>
                </m:d>
              </m:oMath>
            </m:oMathPara>
          </w:p>
        </w:tc>
        <w:tc>
          <w:tcPr>
            <w:tcW w:w="1581" w:type="dxa"/>
            <w:tcBorders>
              <w:top w:val="nil"/>
              <w:left w:val="nil"/>
              <w:bottom w:val="nil"/>
              <w:right w:val="nil"/>
            </w:tcBorders>
            <w:shd w:val="clear" w:color="auto" w:fill="auto"/>
          </w:tcPr>
          <w:p>
            <w:pPr>
              <w:adjustRightInd w:val="0"/>
              <w:snapToGrid w:val="0"/>
              <w:spacing w:line="360" w:lineRule="auto"/>
              <w:jc w:val="right"/>
              <w:textAlignment w:val="center"/>
              <w:rPr>
                <w:rFonts w:hint="eastAsia" w:ascii="宋体" w:hAnsi="宋体"/>
                <w:sz w:val="28"/>
                <w:szCs w:val="28"/>
              </w:rPr>
            </w:pPr>
            <w:r>
              <w:rPr>
                <w:rFonts w:hint="eastAsia" w:ascii="宋体" w:hAnsi="宋体"/>
                <w:sz w:val="28"/>
                <w:szCs w:val="28"/>
              </w:rPr>
              <w:t>（6）</w:t>
            </w:r>
          </w:p>
        </w:tc>
      </w:tr>
    </w:tbl>
    <w:p>
      <w:pPr>
        <w:adjustRightInd w:val="0"/>
        <w:snapToGrid w:val="0"/>
        <w:spacing w:line="360" w:lineRule="auto"/>
        <w:textAlignment w:val="center"/>
        <w:rPr>
          <w:rFonts w:hint="eastAsia" w:ascii="宋体" w:hAnsi="宋体"/>
          <w:i/>
          <w:iCs/>
          <w:sz w:val="28"/>
          <w:szCs w:val="28"/>
        </w:rPr>
      </w:pPr>
      <w:r>
        <w:rPr>
          <w:rFonts w:hint="eastAsia" w:ascii="宋体" w:hAnsi="宋体"/>
          <w:sz w:val="28"/>
          <w:szCs w:val="28"/>
        </w:rPr>
        <w:t>其中，</w:t>
      </w:r>
      <m:oMath>
        <m:r>
          <m:rPr/>
          <w:rPr>
            <w:rFonts w:ascii="Cambria Math" w:hAnsi="Cambria Math"/>
            <w:sz w:val="28"/>
            <w:szCs w:val="28"/>
          </w:rPr>
          <m:t>−</m:t>
        </m:r>
        <m:f>
          <m:fPr>
            <m:ctrlPr>
              <w:rPr>
                <w:rFonts w:ascii="Cambria Math" w:hAnsi="Cambria Math"/>
                <w:i/>
                <w:iCs/>
                <w:sz w:val="28"/>
                <w:szCs w:val="28"/>
              </w:rPr>
            </m:ctrlPr>
          </m:fPr>
          <m:num>
            <m:r>
              <m:rPr/>
              <w:rPr>
                <w:rFonts w:ascii="Cambria Math" w:hAnsi="Cambria Math"/>
                <w:sz w:val="28"/>
                <w:szCs w:val="28"/>
              </w:rPr>
              <m:t>1</m:t>
            </m:r>
            <m:ctrlPr>
              <w:rPr>
                <w:rFonts w:ascii="Cambria Math" w:hAnsi="Cambria Math"/>
                <w:i/>
                <w:iCs/>
                <w:sz w:val="28"/>
                <w:szCs w:val="28"/>
              </w:rPr>
            </m:ctrlPr>
          </m:num>
          <m:den>
            <m:r>
              <m:rPr/>
              <w:rPr>
                <w:rFonts w:ascii="Cambria Math" w:hAnsi="Cambria Math"/>
                <w:sz w:val="28"/>
                <w:szCs w:val="28"/>
              </w:rPr>
              <m:t>M−1</m:t>
            </m:r>
            <m:ctrlPr>
              <w:rPr>
                <w:rFonts w:ascii="Cambria Math" w:hAnsi="Cambria Math"/>
                <w:i/>
                <w:iCs/>
                <w:sz w:val="28"/>
                <w:szCs w:val="28"/>
              </w:rPr>
            </m:ctrlPr>
          </m:den>
        </m:f>
      </m:oMath>
      <w:r>
        <w:rPr>
          <w:rFonts w:ascii="宋体" w:hAnsi="宋体"/>
          <w:sz w:val="28"/>
          <w:szCs w:val="28"/>
        </w:rPr>
        <w:t>的成对角度表示</w:t>
      </w:r>
      <m:oMath>
        <m:r>
          <m:rPr/>
          <w:rPr>
            <w:rFonts w:ascii="Cambria Math" w:hAnsi="Cambria Math"/>
            <w:sz w:val="28"/>
            <w:szCs w:val="28"/>
          </w:rPr>
          <m:t>M</m:t>
        </m:r>
      </m:oMath>
      <w:r>
        <w:rPr>
          <w:rFonts w:hint="eastAsia" w:ascii="宋体" w:hAnsi="宋体"/>
          <w:sz w:val="28"/>
          <w:szCs w:val="28"/>
        </w:rPr>
        <w:t>个向量</w:t>
      </w:r>
      <w:r>
        <w:rPr>
          <w:rFonts w:ascii="宋体" w:hAnsi="宋体"/>
          <w:sz w:val="28"/>
          <w:szCs w:val="28"/>
        </w:rPr>
        <w:t>之间的最大等角分离</w:t>
      </w:r>
      <w:r>
        <w:rPr>
          <w:rFonts w:hint="eastAsia" w:ascii="宋体" w:hAnsi="宋体"/>
          <w:sz w:val="28"/>
          <w:szCs w:val="28"/>
        </w:rPr>
        <w:t>；</w:t>
      </w:r>
    </w:p>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sz w:val="28"/>
          <w:szCs w:val="28"/>
        </w:rPr>
        <w:t>S212，考虑到归一化的类特征原型</w:t>
      </w:r>
      <m:oMath>
        <m:sSubSup>
          <m:sSubSupPr>
            <m:ctrlPr>
              <w:rPr>
                <w:rFonts w:ascii="Cambria Math" w:hAnsi="Cambria Math"/>
                <w:i/>
                <w:iCs/>
                <w:sz w:val="28"/>
                <w:szCs w:val="28"/>
              </w:rPr>
            </m:ctrlPr>
          </m:sSubSupPr>
          <m:e>
            <m:d>
              <m:dPr>
                <m:begChr m:val="{"/>
                <m:endChr m:val="}"/>
                <m:ctrlPr>
                  <w:rPr>
                    <w:rFonts w:ascii="Cambria Math" w:hAnsi="Cambria Math"/>
                    <w:i/>
                    <w:iCs/>
                    <w:sz w:val="28"/>
                    <w:szCs w:val="28"/>
                  </w:rPr>
                </m:ctrlPr>
              </m:dPr>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ℎ</m:t>
                        </m:r>
                        <m:ctrlPr>
                          <w:rPr>
                            <w:rFonts w:ascii="Cambria Math" w:hAnsi="Cambria Math"/>
                            <w:i/>
                            <w:sz w:val="28"/>
                            <w:szCs w:val="28"/>
                          </w:rPr>
                        </m:ctrlPr>
                      </m:e>
                    </m:acc>
                    <m:ctrlPr>
                      <w:rPr>
                        <w:rFonts w:ascii="Cambria Math" w:hAnsi="Cambria Math"/>
                        <w:i/>
                        <w:sz w:val="28"/>
                        <w:szCs w:val="28"/>
                      </w:rPr>
                    </m:ctrlPr>
                  </m:e>
                  <m:sub>
                    <m:r>
                      <m:rPr/>
                      <w:rPr>
                        <w:rFonts w:hint="eastAsia" w:ascii="Cambria Math" w:hAnsi="Cambria Math"/>
                        <w:sz w:val="28"/>
                        <w:szCs w:val="28"/>
                      </w:rPr>
                      <m:t>m</m:t>
                    </m:r>
                    <m:ctrlPr>
                      <w:rPr>
                        <w:rFonts w:ascii="Cambria Math" w:hAnsi="Cambria Math"/>
                        <w:i/>
                        <w:sz w:val="28"/>
                        <w:szCs w:val="28"/>
                      </w:rPr>
                    </m:ctrlPr>
                  </m:sub>
                </m:sSub>
                <m:r>
                  <m:rP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ctrlPr>
                      <w:rPr>
                        <w:rFonts w:ascii="Cambria Math" w:hAnsi="Cambria Math"/>
                        <w:i/>
                        <w:iCs/>
                        <w:sz w:val="28"/>
                        <w:szCs w:val="28"/>
                      </w:rPr>
                    </m:ctrlPr>
                  </m:num>
                  <m:den>
                    <m:d>
                      <m:dPr>
                        <m:begChr m:val="‖"/>
                        <m:endChr m:val="‖"/>
                        <m:ctrlPr>
                          <w:rPr>
                            <w:rFonts w:ascii="Cambria Math" w:hAnsi="Cambria Math"/>
                            <w:i/>
                            <w:iCs/>
                            <w:sz w:val="28"/>
                            <w:szCs w:val="28"/>
                          </w:rPr>
                        </m:ctrlPr>
                      </m:dPr>
                      <m:e>
                        <m:sSub>
                          <m:sSubPr>
                            <m:ctrlPr>
                              <w:rPr>
                                <w:rFonts w:ascii="Cambria Math" w:hAnsi="Cambria Math"/>
                                <w:i/>
                                <w:iCs/>
                                <w:sz w:val="28"/>
                                <w:szCs w:val="28"/>
                              </w:rPr>
                            </m:ctrlPr>
                          </m:sSubPr>
                          <m:e>
                            <m:r>
                              <m:rPr/>
                              <w:rPr>
                                <w:rFonts w:ascii="Cambria Math" w:hAnsi="Cambria Math"/>
                                <w:sz w:val="28"/>
                                <w:szCs w:val="28"/>
                              </w:rPr>
                              <m:t>v</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ctrlPr>
                          <w:rPr>
                            <w:rFonts w:ascii="Cambria Math" w:hAnsi="Cambria Math"/>
                            <w:i/>
                            <w:iCs/>
                            <w:sz w:val="28"/>
                            <w:szCs w:val="28"/>
                          </w:rPr>
                        </m:ctrlPr>
                      </m:e>
                    </m:d>
                    <m:ctrlPr>
                      <w:rPr>
                        <w:rFonts w:ascii="Cambria Math" w:hAnsi="Cambria Math"/>
                        <w:i/>
                        <w:iCs/>
                        <w:sz w:val="28"/>
                        <w:szCs w:val="28"/>
                      </w:rPr>
                    </m:ctrlPr>
                  </m:den>
                </m:f>
                <m:r>
                  <m:rPr/>
                  <w:rPr>
                    <w:rFonts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d</m:t>
                    </m:r>
                    <m:ctrlPr>
                      <w:rPr>
                        <w:rFonts w:ascii="Cambria Math" w:hAnsi="Cambria Math"/>
                        <w:i/>
                        <w:iCs/>
                        <w:sz w:val="28"/>
                        <w:szCs w:val="28"/>
                      </w:rPr>
                    </m:ctrlPr>
                  </m:sup>
                </m:sSup>
                <m:ctrlPr>
                  <w:rPr>
                    <w:rFonts w:ascii="Cambria Math" w:hAnsi="Cambria Math"/>
                    <w:i/>
                    <w:iCs/>
                    <w:sz w:val="28"/>
                    <w:szCs w:val="28"/>
                  </w:rPr>
                </m:ctrlPr>
              </m:e>
            </m:d>
            <m:ctrlPr>
              <w:rPr>
                <w:rFonts w:ascii="Cambria Math" w:hAnsi="Cambria Math"/>
                <w:i/>
                <w:iCs/>
                <w:sz w:val="28"/>
                <w:szCs w:val="28"/>
              </w:rPr>
            </m:ctrlPr>
          </m:e>
          <m:sub>
            <m:r>
              <m:rPr/>
              <w:rPr>
                <w:rFonts w:ascii="Cambria Math" w:hAnsi="Cambria Math"/>
                <w:sz w:val="28"/>
                <w:szCs w:val="28"/>
              </w:rPr>
              <m:t>m=1</m:t>
            </m:r>
            <m:ctrlPr>
              <w:rPr>
                <w:rFonts w:ascii="Cambria Math" w:hAnsi="Cambria Math"/>
                <w:i/>
                <w:iCs/>
                <w:sz w:val="28"/>
                <w:szCs w:val="28"/>
              </w:rPr>
            </m:ctrlPr>
          </m:sub>
          <m:sup>
            <m:r>
              <m:rPr/>
              <w:rPr>
                <w:rFonts w:ascii="Cambria Math" w:hAnsi="Cambria Math"/>
                <w:sz w:val="28"/>
                <w:szCs w:val="28"/>
              </w:rPr>
              <m:t>M</m:t>
            </m:r>
            <m:ctrlPr>
              <w:rPr>
                <w:rFonts w:ascii="Cambria Math" w:hAnsi="Cambria Math"/>
                <w:i/>
                <w:iCs/>
                <w:sz w:val="28"/>
                <w:szCs w:val="28"/>
              </w:rPr>
            </m:ctrlPr>
          </m:sup>
        </m:sSubSup>
      </m:oMath>
      <w:r>
        <w:rPr>
          <w:rFonts w:hint="eastAsia" w:ascii="宋体" w:hAnsi="宋体"/>
          <w:iCs/>
          <w:sz w:val="28"/>
          <w:szCs w:val="28"/>
        </w:rPr>
        <w:t>代表了各类别的分类器权重向量，将归一化向量</w:t>
      </w:r>
      <m:oMath>
        <m:sSubSup>
          <m:sSubSupPr>
            <m:ctrlPr>
              <w:rPr>
                <w:rFonts w:ascii="Cambria Math" w:hAnsi="Cambria Math"/>
                <w:i/>
                <w:iCs/>
                <w:sz w:val="28"/>
                <w:szCs w:val="28"/>
              </w:rPr>
            </m:ctrlPr>
          </m:sSubSupPr>
          <m:e>
            <m:d>
              <m:dPr>
                <m:begChr m:val="{"/>
                <m:endChr m:val="}"/>
                <m:ctrlPr>
                  <w:rPr>
                    <w:rFonts w:ascii="Cambria Math" w:hAnsi="Cambria Math"/>
                    <w:i/>
                    <w:iCs/>
                    <w:sz w:val="28"/>
                    <w:szCs w:val="28"/>
                  </w:rPr>
                </m:ctrlPr>
              </m:dPr>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ℎ</m:t>
                        </m:r>
                        <m:ctrlPr>
                          <w:rPr>
                            <w:rFonts w:ascii="Cambria Math" w:hAnsi="Cambria Math"/>
                            <w:i/>
                            <w:sz w:val="28"/>
                            <w:szCs w:val="28"/>
                          </w:rPr>
                        </m:ctrlPr>
                      </m:e>
                    </m:acc>
                    <m:ctrlPr>
                      <w:rPr>
                        <w:rFonts w:ascii="Cambria Math" w:hAnsi="Cambria Math"/>
                        <w:i/>
                        <w:sz w:val="28"/>
                        <w:szCs w:val="28"/>
                      </w:rPr>
                    </m:ctrlPr>
                  </m:e>
                  <m:sub>
                    <m:r>
                      <m:rPr/>
                      <w:rPr>
                        <w:rFonts w:hint="eastAsia" w:ascii="Cambria Math" w:hAnsi="Cambria Math"/>
                        <w:sz w:val="28"/>
                        <w:szCs w:val="28"/>
                      </w:rPr>
                      <m:t>m</m:t>
                    </m:r>
                    <m:ctrlPr>
                      <w:rPr>
                        <w:rFonts w:ascii="Cambria Math" w:hAnsi="Cambria Math"/>
                        <w:i/>
                        <w:sz w:val="28"/>
                        <w:szCs w:val="28"/>
                      </w:rPr>
                    </m:ctrlPr>
                  </m:sub>
                </m:sSub>
                <m:r>
                  <m:rPr/>
                  <w:rPr>
                    <w:rFonts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d</m:t>
                    </m:r>
                    <m:ctrlPr>
                      <w:rPr>
                        <w:rFonts w:ascii="Cambria Math" w:hAnsi="Cambria Math"/>
                        <w:i/>
                        <w:iCs/>
                        <w:sz w:val="28"/>
                        <w:szCs w:val="28"/>
                      </w:rPr>
                    </m:ctrlPr>
                  </m:sup>
                </m:sSup>
                <m:ctrlPr>
                  <w:rPr>
                    <w:rFonts w:ascii="Cambria Math" w:hAnsi="Cambria Math"/>
                    <w:i/>
                    <w:iCs/>
                    <w:sz w:val="28"/>
                    <w:szCs w:val="28"/>
                  </w:rPr>
                </m:ctrlPr>
              </m:e>
            </m:d>
            <m:ctrlPr>
              <w:rPr>
                <w:rFonts w:ascii="Cambria Math" w:hAnsi="Cambria Math"/>
                <w:i/>
                <w:iCs/>
                <w:sz w:val="28"/>
                <w:szCs w:val="28"/>
              </w:rPr>
            </m:ctrlPr>
          </m:e>
          <m:sub>
            <m:r>
              <m:rPr/>
              <w:rPr>
                <w:rFonts w:ascii="Cambria Math" w:hAnsi="Cambria Math"/>
                <w:sz w:val="28"/>
                <w:szCs w:val="28"/>
              </w:rPr>
              <m:t>m=1</m:t>
            </m:r>
            <m:ctrlPr>
              <w:rPr>
                <w:rFonts w:ascii="Cambria Math" w:hAnsi="Cambria Math"/>
                <w:i/>
                <w:iCs/>
                <w:sz w:val="28"/>
                <w:szCs w:val="28"/>
              </w:rPr>
            </m:ctrlPr>
          </m:sub>
          <m:sup>
            <m:r>
              <m:rPr/>
              <w:rPr>
                <w:rFonts w:ascii="Cambria Math" w:hAnsi="Cambria Math"/>
                <w:sz w:val="28"/>
                <w:szCs w:val="28"/>
              </w:rPr>
              <m:t>M</m:t>
            </m:r>
            <m:ctrlPr>
              <w:rPr>
                <w:rFonts w:ascii="Cambria Math" w:hAnsi="Cambria Math"/>
                <w:i/>
                <w:iCs/>
                <w:sz w:val="28"/>
                <w:szCs w:val="28"/>
              </w:rPr>
            </m:ctrlPr>
          </m:sup>
        </m:sSubSup>
      </m:oMath>
      <w:r>
        <w:rPr>
          <w:rFonts w:hint="eastAsia" w:ascii="宋体" w:hAnsi="宋体"/>
          <w:iCs/>
          <w:sz w:val="28"/>
          <w:szCs w:val="28"/>
        </w:rPr>
        <w:t>构建为等角紧框架分类器的固定权重矩阵，并在整个训练过程中保持不变；</w:t>
      </w:r>
    </w:p>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sz w:val="28"/>
          <w:szCs w:val="28"/>
        </w:rPr>
        <w:t>S213，通过投影层</w:t>
      </w:r>
      <m:oMath>
        <m:r>
          <m:rPr/>
          <w:rPr>
            <w:rFonts w:ascii="Cambria Math" w:hAnsi="Cambria Math"/>
            <w:sz w:val="28"/>
            <w:szCs w:val="28"/>
          </w:rPr>
          <m:t>g</m:t>
        </m:r>
      </m:oMath>
      <w:r>
        <w:rPr>
          <w:rFonts w:hint="eastAsia" w:ascii="宋体" w:hAnsi="宋体"/>
          <w:sz w:val="28"/>
          <w:szCs w:val="28"/>
        </w:rPr>
        <w:t>对式(3)得到的融合特征</w:t>
      </w:r>
      <m:oMath>
        <m:sSub>
          <m:sSubPr>
            <m:ctrlPr>
              <w:rPr>
                <w:rFonts w:ascii="Cambria Math" w:hAnsi="Cambria Math"/>
                <w:i/>
                <w:iCs/>
                <w:sz w:val="28"/>
                <w:szCs w:val="28"/>
              </w:rPr>
            </m:ctrlPr>
          </m:sSubPr>
          <m:e>
            <m:r>
              <m:rPr/>
              <w:rPr>
                <w:rFonts w:ascii="Cambria Math" w:hAnsi="Cambria Math"/>
                <w:sz w:val="28"/>
                <w:szCs w:val="28"/>
              </w:rPr>
              <m:t>e</m:t>
            </m:r>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r>
          <m:rPr/>
          <w:rPr>
            <w:rFonts w:hint="eastAsia"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C</m:t>
            </m:r>
            <m:ctrlPr>
              <w:rPr>
                <w:rFonts w:ascii="Cambria Math" w:hAnsi="Cambria Math"/>
                <w:i/>
                <w:iCs/>
                <w:sz w:val="28"/>
                <w:szCs w:val="28"/>
              </w:rPr>
            </m:ctrlPr>
          </m:sup>
        </m:sSup>
      </m:oMath>
      <w:r>
        <w:rPr>
          <w:rFonts w:hint="eastAsia" w:ascii="宋体" w:hAnsi="宋体"/>
          <w:sz w:val="28"/>
          <w:szCs w:val="28"/>
        </w:rPr>
        <w:t>进行投影，得到特征</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e</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r>
          <m:rPr/>
          <w:rPr>
            <w:rFonts w:hint="eastAsia"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d</m:t>
            </m:r>
            <m:ctrlPr>
              <w:rPr>
                <w:rFonts w:ascii="Cambria Math" w:hAnsi="Cambria Math"/>
                <w:i/>
                <w:iCs/>
                <w:sz w:val="28"/>
                <w:szCs w:val="28"/>
              </w:rPr>
            </m:ctrlPr>
          </m:sup>
        </m:sSup>
      </m:oMath>
      <w:r>
        <w:rPr>
          <w:rFonts w:hint="eastAsia" w:ascii="宋体" w:hAnsi="宋体"/>
          <w:iCs/>
          <w:sz w:val="28"/>
          <w:szCs w:val="28"/>
        </w:rPr>
        <w:t>；设置</w:t>
      </w:r>
      <m:oMath>
        <m:r>
          <m:rPr/>
          <w:rPr>
            <w:rFonts w:ascii="Cambria Math" w:hAnsi="Cambria Math"/>
            <w:sz w:val="28"/>
            <w:szCs w:val="28"/>
          </w:rPr>
          <m:t>d=M</m:t>
        </m:r>
      </m:oMath>
      <w:r>
        <w:rPr>
          <w:rFonts w:ascii="宋体" w:hAnsi="宋体"/>
          <w:sz w:val="28"/>
          <w:szCs w:val="28"/>
        </w:rPr>
        <w:t>进行</w:t>
      </w:r>
      <w:r>
        <w:rPr>
          <w:rFonts w:hint="eastAsia" w:ascii="宋体" w:hAnsi="宋体"/>
          <w:iCs/>
          <w:sz w:val="28"/>
          <w:szCs w:val="28"/>
        </w:rPr>
        <w:t>维度调节，用于后续在分类器校准模块中达到神经坍缩状态；</w:t>
      </w:r>
    </w:p>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iCs/>
          <w:sz w:val="28"/>
          <w:szCs w:val="28"/>
        </w:rPr>
        <w:t>S214，将特征</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e</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oMath>
      <w:r>
        <w:rPr>
          <w:rFonts w:hint="eastAsia" w:ascii="宋体" w:hAnsi="宋体"/>
          <w:iCs/>
          <w:sz w:val="28"/>
          <w:szCs w:val="28"/>
        </w:rPr>
        <w:t>归一化为</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e</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r>
          <m:rPr/>
          <w:rPr>
            <w:rFonts w:hint="eastAsia" w:ascii="Cambria Math" w:hAnsi="Cambria Math"/>
            <w:sz w:val="28"/>
            <w:szCs w:val="28"/>
          </w:rPr>
          <m:t>∈</m:t>
        </m:r>
        <m:r>
          <m:rPr/>
          <w:rPr>
            <w:rFonts w:ascii="Cambria Math" w:hAnsi="Cambria Math"/>
            <w:sz w:val="28"/>
            <w:szCs w:val="28"/>
          </w:rPr>
          <m:t>[−1,1]</m:t>
        </m:r>
      </m:oMath>
      <w:r>
        <w:rPr>
          <w:rFonts w:hint="eastAsia" w:ascii="宋体" w:hAnsi="宋体"/>
          <w:iCs/>
          <w:sz w:val="28"/>
          <w:szCs w:val="28"/>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iCs/>
                <w:sz w:val="28"/>
                <w:szCs w:val="28"/>
              </w:rPr>
            </w:pPr>
            <m:oMathPara>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r>
                  <m:rPr/>
                  <w:rPr>
                    <w:rFonts w:ascii="Cambria Math" w:hAnsi="Cambria Math"/>
                    <w:sz w:val="28"/>
                    <w:szCs w:val="28"/>
                  </w:rPr>
                  <m:t>=</m:t>
                </m:r>
                <m:f>
                  <m:fPr>
                    <m:ctrlPr>
                      <w:rPr>
                        <w:rFonts w:ascii="Cambria Math" w:hAnsi="Cambria Math"/>
                        <w:i/>
                        <w:iCs/>
                        <w:sz w:val="28"/>
                        <w:szCs w:val="28"/>
                      </w:rPr>
                    </m:ctrlPr>
                  </m:fPr>
                  <m:num>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ctrlPr>
                      <w:rPr>
                        <w:rFonts w:ascii="Cambria Math" w:hAnsi="Cambria Math"/>
                        <w:i/>
                        <w:iCs/>
                        <w:sz w:val="28"/>
                        <w:szCs w:val="28"/>
                      </w:rPr>
                    </m:ctrlPr>
                  </m:num>
                  <m:den>
                    <m:d>
                      <m:dPr>
                        <m:begChr m:val="‖"/>
                        <m:endChr m:val="‖"/>
                        <m:ctrlPr>
                          <w:rPr>
                            <w:rFonts w:ascii="Cambria Math" w:hAnsi="Cambria Math"/>
                            <w:i/>
                            <w:iCs/>
                            <w:sz w:val="28"/>
                            <w:szCs w:val="28"/>
                          </w:rPr>
                        </m:ctrlPr>
                      </m:dPr>
                      <m:e>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ctrlPr>
                          <w:rPr>
                            <w:rFonts w:ascii="Cambria Math" w:hAnsi="Cambria Math"/>
                            <w:i/>
                            <w:iCs/>
                            <w:sz w:val="28"/>
                            <w:szCs w:val="28"/>
                          </w:rPr>
                        </m:ctrlPr>
                      </m:e>
                    </m:d>
                    <m:ctrlPr>
                      <w:rPr>
                        <w:rFonts w:ascii="Cambria Math" w:hAnsi="Cambria Math"/>
                        <w:i/>
                        <w:iCs/>
                        <w:sz w:val="28"/>
                        <w:szCs w:val="28"/>
                      </w:rPr>
                    </m:ctrlPr>
                  </m:den>
                </m:f>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r>
                  <m:rPr/>
                  <w:rPr>
                    <w:rFonts w:ascii="Cambria Math" w:hAnsi="Cambria Math"/>
                    <w:sz w:val="28"/>
                    <w:szCs w:val="28"/>
                  </w:rPr>
                  <m:t>=g</m:t>
                </m:r>
                <m:d>
                  <m:dPr>
                    <m:ctrlPr>
                      <w:rPr>
                        <w:rFonts w:ascii="Cambria Math" w:hAnsi="Cambria Math"/>
                        <w:i/>
                        <w:iCs/>
                        <w:sz w:val="28"/>
                        <w:szCs w:val="28"/>
                      </w:rPr>
                    </m:ctrlPr>
                  </m:dPr>
                  <m:e>
                    <m:sSub>
                      <m:sSubPr>
                        <m:ctrlPr>
                          <w:rPr>
                            <w:rFonts w:ascii="Cambria Math" w:hAnsi="Cambria Math"/>
                            <w:i/>
                            <w:iCs/>
                            <w:sz w:val="28"/>
                            <w:szCs w:val="28"/>
                          </w:rPr>
                        </m:ctrlPr>
                      </m:sSubPr>
                      <m:e>
                        <m:r>
                          <m:rPr/>
                          <w:rPr>
                            <w:rFonts w:ascii="Cambria Math" w:hAnsi="Cambria Math"/>
                            <w:sz w:val="28"/>
                            <w:szCs w:val="28"/>
                          </w:rPr>
                          <m:t>e</m:t>
                        </m:r>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ctrlPr>
                      <w:rPr>
                        <w:rFonts w:ascii="Cambria Math" w:hAnsi="Cambria Math"/>
                        <w:i/>
                        <w:iCs/>
                        <w:sz w:val="28"/>
                        <w:szCs w:val="28"/>
                      </w:rPr>
                    </m:ctrlPr>
                  </m:e>
                </m:d>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iCs/>
                <w:sz w:val="28"/>
                <w:szCs w:val="28"/>
              </w:rPr>
              <w:t>（7）</w:t>
            </w:r>
          </w:p>
        </w:tc>
      </w:tr>
    </w:tbl>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iCs/>
          <w:sz w:val="28"/>
          <w:szCs w:val="28"/>
        </w:rPr>
        <w:t>S215，将</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e</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f</m:t>
            </m:r>
            <m:ctrlPr>
              <w:rPr>
                <w:rFonts w:ascii="Cambria Math" w:hAnsi="Cambria Math"/>
                <w:i/>
                <w:sz w:val="28"/>
                <w:szCs w:val="28"/>
              </w:rPr>
            </m:ctrlPr>
          </m:sub>
        </m:sSub>
      </m:oMath>
      <w:r>
        <w:rPr>
          <w:rFonts w:hint="eastAsia" w:ascii="宋体" w:hAnsi="宋体"/>
          <w:iCs/>
          <w:sz w:val="28"/>
          <w:szCs w:val="28"/>
        </w:rPr>
        <w:t>与步骤</w:t>
      </w:r>
      <w:r>
        <w:rPr>
          <w:rFonts w:hint="eastAsia" w:ascii="宋体" w:hAnsi="宋体"/>
          <w:sz w:val="28"/>
          <w:szCs w:val="28"/>
        </w:rPr>
        <w:t>S212中</w:t>
      </w:r>
      <w:r>
        <w:rPr>
          <w:rFonts w:hint="eastAsia" w:ascii="宋体" w:hAnsi="宋体"/>
          <w:iCs/>
          <w:sz w:val="28"/>
          <w:szCs w:val="28"/>
        </w:rPr>
        <w:t>预定义的分类器权重</w:t>
      </w:r>
      <m:oMath>
        <m:sSubSup>
          <m:sSubSupPr>
            <m:ctrlPr>
              <w:rPr>
                <w:rFonts w:ascii="Cambria Math" w:hAnsi="Cambria Math"/>
                <w:i/>
                <w:iCs/>
                <w:sz w:val="28"/>
                <w:szCs w:val="28"/>
              </w:rPr>
            </m:ctrlPr>
          </m:sSubSupPr>
          <m:e>
            <m:d>
              <m:dPr>
                <m:begChr m:val="{"/>
                <m:endChr m:val="}"/>
                <m:ctrlPr>
                  <w:rPr>
                    <w:rFonts w:ascii="Cambria Math" w:hAnsi="Cambria Math"/>
                    <w:i/>
                    <w:iCs/>
                    <w:sz w:val="28"/>
                    <w:szCs w:val="28"/>
                  </w:rPr>
                </m:ctrlPr>
              </m:dPr>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ℎ</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ctrlPr>
                  <w:rPr>
                    <w:rFonts w:ascii="Cambria Math" w:hAnsi="Cambria Math"/>
                    <w:i/>
                    <w:iCs/>
                    <w:sz w:val="28"/>
                    <w:szCs w:val="28"/>
                  </w:rPr>
                </m:ctrlPr>
              </m:e>
            </m:d>
            <m:ctrlPr>
              <w:rPr>
                <w:rFonts w:ascii="Cambria Math" w:hAnsi="Cambria Math"/>
                <w:i/>
                <w:iCs/>
                <w:sz w:val="28"/>
                <w:szCs w:val="28"/>
              </w:rPr>
            </m:ctrlPr>
          </m:e>
          <m:sub>
            <m:r>
              <m:rPr/>
              <w:rPr>
                <w:rFonts w:ascii="Cambria Math" w:hAnsi="Cambria Math"/>
                <w:sz w:val="28"/>
                <w:szCs w:val="28"/>
              </w:rPr>
              <m:t>m=1</m:t>
            </m:r>
            <m:ctrlPr>
              <w:rPr>
                <w:rFonts w:ascii="Cambria Math" w:hAnsi="Cambria Math"/>
                <w:i/>
                <w:iCs/>
                <w:sz w:val="28"/>
                <w:szCs w:val="28"/>
              </w:rPr>
            </m:ctrlPr>
          </m:sub>
          <m:sup>
            <m:r>
              <m:rPr/>
              <w:rPr>
                <w:rFonts w:ascii="Cambria Math" w:hAnsi="Cambria Math"/>
                <w:sz w:val="28"/>
                <w:szCs w:val="28"/>
              </w:rPr>
              <m:t>M</m:t>
            </m:r>
            <m:ctrlPr>
              <w:rPr>
                <w:rFonts w:ascii="Cambria Math" w:hAnsi="Cambria Math"/>
                <w:i/>
                <w:iCs/>
                <w:sz w:val="28"/>
                <w:szCs w:val="28"/>
              </w:rPr>
            </m:ctrlPr>
          </m:sup>
        </m:sSubSup>
      </m:oMath>
      <w:r>
        <w:rPr>
          <w:rFonts w:hint="eastAsia" w:ascii="宋体" w:hAnsi="宋体"/>
          <w:iCs/>
          <w:sz w:val="28"/>
          <w:szCs w:val="28"/>
        </w:rPr>
        <w:t>相乘，得到逻辑值</w:t>
      </w:r>
      <m:oMath>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oMath>
      <w:r>
        <w:rPr>
          <w:rFonts w:hint="eastAsia" w:ascii="宋体" w:hAnsi="宋体"/>
          <w:iCs/>
          <w:sz w:val="28"/>
          <w:szCs w:val="28"/>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iCs/>
                <w:sz w:val="28"/>
                <w:szCs w:val="28"/>
              </w:rPr>
            </w:pPr>
            <m:oMathPara>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=μ</m:t>
                </m:r>
                <m:sSup>
                  <m:sSupPr>
                    <m:ctrlPr>
                      <w:rPr>
                        <w:rFonts w:ascii="Cambria Math" w:hAnsi="Cambria Math"/>
                        <w:i/>
                        <w:iCs/>
                        <w:sz w:val="28"/>
                        <w:szCs w:val="28"/>
                      </w:rPr>
                    </m:ctrlPr>
                  </m:sSupPr>
                  <m:e>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ℎ</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ctrlPr>
                      <w:rPr>
                        <w:rFonts w:ascii="Cambria Math" w:hAnsi="Cambria Math"/>
                        <w:i/>
                        <w:iCs/>
                        <w:sz w:val="28"/>
                        <w:szCs w:val="28"/>
                      </w:rPr>
                    </m:ctrlPr>
                  </m:e>
                  <m:sup>
                    <m:r>
                      <m:rPr/>
                      <w:rPr>
                        <w:rFonts w:ascii="Cambria Math" w:hAnsi="Cambria Math"/>
                        <w:sz w:val="28"/>
                        <w:szCs w:val="28"/>
                      </w:rPr>
                      <m:t>T</m:t>
                    </m:r>
                    <m:ctrlPr>
                      <w:rPr>
                        <w:rFonts w:ascii="Cambria Math" w:hAnsi="Cambria Math"/>
                        <w:i/>
                        <w:iCs/>
                        <w:sz w:val="28"/>
                        <w:szCs w:val="28"/>
                      </w:rPr>
                    </m:ctrlPr>
                  </m:sup>
                </m:sSup>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iCs/>
                <w:sz w:val="28"/>
                <w:szCs w:val="28"/>
              </w:rPr>
            </w:pPr>
            <w:r>
              <w:rPr>
                <w:rFonts w:hint="eastAsia" w:ascii="宋体" w:hAnsi="宋体"/>
                <w:iCs/>
                <w:sz w:val="28"/>
                <w:szCs w:val="28"/>
              </w:rPr>
              <w:t>（8）</w:t>
            </w:r>
          </w:p>
        </w:tc>
      </w:tr>
    </w:tbl>
    <w:p>
      <w:pPr>
        <w:adjustRightInd w:val="0"/>
        <w:snapToGrid w:val="0"/>
        <w:spacing w:line="360" w:lineRule="auto"/>
        <w:textAlignment w:val="center"/>
        <w:rPr>
          <w:rFonts w:hint="eastAsia" w:ascii="宋体" w:hAnsi="宋体"/>
          <w:sz w:val="28"/>
          <w:szCs w:val="28"/>
        </w:rPr>
      </w:pPr>
      <w:r>
        <w:rPr>
          <w:rFonts w:hint="eastAsia" w:ascii="宋体" w:hAnsi="宋体"/>
          <w:iCs/>
          <w:sz w:val="28"/>
          <w:szCs w:val="28"/>
        </w:rPr>
        <w:t>其中，</w:t>
      </w:r>
      <m:oMath>
        <m:r>
          <m:rPr/>
          <w:rPr>
            <w:rFonts w:ascii="Cambria Math" w:hAnsi="Cambria Math"/>
            <w:sz w:val="28"/>
            <w:szCs w:val="28"/>
          </w:rPr>
          <m:t>μ</m:t>
        </m:r>
      </m:oMath>
      <w:r>
        <w:rPr>
          <w:rFonts w:hint="eastAsia" w:ascii="宋体" w:hAnsi="宋体"/>
          <w:iCs/>
          <w:sz w:val="28"/>
          <w:szCs w:val="28"/>
        </w:rPr>
        <w:t>表示用于缩放特征乘积</w:t>
      </w:r>
      <m:oMath>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oMath>
      <w:r>
        <w:rPr>
          <w:rFonts w:hint="eastAsia" w:ascii="宋体" w:hAnsi="宋体"/>
          <w:iCs/>
          <w:sz w:val="28"/>
          <w:szCs w:val="28"/>
        </w:rPr>
        <w:t>的可学习的温度系数，</w:t>
      </w:r>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ℎ</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oMath>
      <w:r>
        <w:rPr>
          <w:rFonts w:hint="eastAsia" w:ascii="宋体" w:hAnsi="宋体"/>
          <w:iCs/>
          <w:sz w:val="28"/>
          <w:szCs w:val="28"/>
        </w:rPr>
        <w:t>和</w:t>
      </w:r>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e</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oMath>
      <w:r>
        <w:rPr>
          <w:rFonts w:hint="eastAsia" w:ascii="宋体" w:hAnsi="宋体"/>
          <w:iCs/>
          <w:sz w:val="28"/>
          <w:szCs w:val="28"/>
        </w:rPr>
        <w:t>都具有</w:t>
      </w:r>
      <m:oMath>
        <m:r>
          <m:rPr/>
          <w:rPr>
            <w:rFonts w:ascii="Cambria Math" w:hAnsi="Cambria Math"/>
            <w:sz w:val="28"/>
            <w:szCs w:val="28"/>
          </w:rPr>
          <m:t>[−1,1]</m:t>
        </m:r>
      </m:oMath>
      <w:r>
        <w:rPr>
          <w:rFonts w:hint="eastAsia" w:ascii="宋体" w:hAnsi="宋体"/>
          <w:iCs/>
          <w:sz w:val="28"/>
          <w:szCs w:val="28"/>
        </w:rPr>
        <w:t>的有限范围</w:t>
      </w:r>
      <w:r>
        <w:rPr>
          <w:rFonts w:hint="eastAsia" w:ascii="宋体" w:hAnsi="宋体"/>
          <w:sz w:val="28"/>
          <w:szCs w:val="28"/>
        </w:rPr>
        <w:t>。</w:t>
      </w:r>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oMath>
      <w:r>
        <w:rPr>
          <w:rFonts w:hint="eastAsia" w:hAnsi="Cambria Math"/>
          <w:iCs/>
          <w:sz w:val="28"/>
          <w:szCs w:val="28"/>
        </w:rPr>
        <w:t>表示类别</w:t>
      </w:r>
      <m:oMath>
        <m:r>
          <m:rPr/>
          <w:rPr>
            <w:rFonts w:ascii="Cambria Math" w:hAnsi="Cambria Math"/>
            <w:sz w:val="28"/>
            <w:szCs w:val="28"/>
          </w:rPr>
          <m:t>m</m:t>
        </m:r>
      </m:oMath>
      <w:r>
        <w:rPr>
          <w:rFonts w:hint="eastAsia" w:hAnsi="Cambria Math"/>
          <w:iCs/>
          <w:sz w:val="28"/>
          <w:szCs w:val="28"/>
        </w:rPr>
        <w:t>对应所获的逻辑值，其中</w:t>
      </w:r>
      <m:oMath>
        <m:r>
          <m:rPr/>
          <w:rPr>
            <w:rFonts w:ascii="Cambria Math" w:hAnsi="Cambria Math"/>
            <w:sz w:val="28"/>
            <w:szCs w:val="28"/>
          </w:rPr>
          <m:t>1≤m≤M</m:t>
        </m:r>
      </m:oMath>
      <w:r>
        <w:rPr>
          <w:rFonts w:hint="eastAsia" w:hAnsi="Cambria Math"/>
          <w:iCs/>
          <w:sz w:val="28"/>
          <w:szCs w:val="28"/>
        </w:rPr>
        <w:t>。</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作为优选，所述参数可学习的全连接层分类器，具体包括如下过程：</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S221，随机初始化全连接层分类器参数，并允许这些参数</w:t>
      </w:r>
      <w:del w:id="438" w:author="淼芸 彭" w:date="2025-04-17T13:06:00Z">
        <w:r>
          <w:rPr>
            <w:rFonts w:hint="eastAsia" w:ascii="宋体" w:hAnsi="宋体"/>
            <w:sz w:val="28"/>
            <w:szCs w:val="28"/>
          </w:rPr>
          <w:delText>能</w:delText>
        </w:r>
      </w:del>
      <w:r>
        <w:rPr>
          <w:rFonts w:hint="eastAsia" w:ascii="宋体" w:hAnsi="宋体"/>
          <w:sz w:val="28"/>
          <w:szCs w:val="28"/>
        </w:rPr>
        <w:t>在训练过程中进行正常训练；</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S222，</w:t>
      </w:r>
      <w:r>
        <w:rPr>
          <w:rFonts w:ascii="宋体" w:hAnsi="宋体"/>
          <w:sz w:val="28"/>
          <w:szCs w:val="28"/>
        </w:rPr>
        <w:t>将</w:t>
      </w:r>
      <w:r>
        <w:rPr>
          <w:rFonts w:hint="eastAsia" w:ascii="宋体" w:hAnsi="宋体"/>
          <w:sz w:val="28"/>
          <w:szCs w:val="28"/>
        </w:rPr>
        <w:t>各个类别分类器的</w:t>
      </w:r>
      <w:r>
        <w:rPr>
          <w:rFonts w:ascii="宋体" w:hAnsi="宋体"/>
          <w:sz w:val="28"/>
          <w:szCs w:val="28"/>
        </w:rPr>
        <w:t>权重表示为</w:t>
      </w:r>
      <m:oMath>
        <m:r>
          <m:rPr/>
          <w:rPr>
            <w:rFonts w:ascii="Cambria Math" w:hAnsi="Cambria Math"/>
            <w:sz w:val="28"/>
            <w:szCs w:val="28"/>
          </w:rPr>
          <m:t>W=[</m:t>
        </m:r>
        <m:sSub>
          <m:sSubPr>
            <m:ctrlPr>
              <w:rPr>
                <w:rFonts w:ascii="Cambria Math" w:hAnsi="Cambria Math"/>
                <w:i/>
                <w:iCs/>
                <w:sz w:val="28"/>
                <w:szCs w:val="28"/>
              </w:rPr>
            </m:ctrlPr>
          </m:sSubPr>
          <m:e>
            <m:r>
              <m:rPr/>
              <w:rPr>
                <w:rFonts w:ascii="Cambria Math" w:hAnsi="Cambria Math"/>
                <w:sz w:val="28"/>
                <w:szCs w:val="28"/>
              </w:rPr>
              <m:t>w</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w</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w</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oMath>
      <w:r>
        <w:rPr>
          <w:rFonts w:ascii="宋体" w:hAnsi="宋体"/>
          <w:sz w:val="28"/>
          <w:szCs w:val="28"/>
        </w:rPr>
        <w:t>，</w:t>
      </w:r>
      <w:r>
        <w:rPr>
          <w:rFonts w:hint="eastAsia" w:ascii="宋体" w:hAnsi="宋体"/>
          <w:sz w:val="28"/>
          <w:szCs w:val="28"/>
        </w:rPr>
        <w:t>用于</w:t>
      </w:r>
      <w:r>
        <w:rPr>
          <w:rFonts w:ascii="宋体" w:hAnsi="宋体"/>
          <w:sz w:val="28"/>
          <w:szCs w:val="28"/>
        </w:rPr>
        <w:t>对融合特征</w:t>
      </w:r>
      <m:oMath>
        <m:sSub>
          <m:sSubPr>
            <m:ctrlPr>
              <w:rPr>
                <w:rFonts w:ascii="Cambria Math" w:hAnsi="Cambria Math"/>
                <w:i/>
                <w:iCs/>
                <w:sz w:val="28"/>
                <w:szCs w:val="28"/>
              </w:rPr>
            </m:ctrlPr>
          </m:sSubPr>
          <m:e>
            <m:r>
              <m:rPr/>
              <w:rPr>
                <w:rFonts w:hint="eastAsia" w:ascii="Cambria Math" w:hAnsi="Cambria Math"/>
                <w:sz w:val="28"/>
                <w:szCs w:val="28"/>
              </w:rPr>
              <m:t>e</m:t>
            </m:r>
            <m:ctrlPr>
              <w:rPr>
                <w:rFonts w:ascii="Cambria Math" w:hAnsi="Cambria Math"/>
                <w:i/>
                <w:iCs/>
                <w:sz w:val="28"/>
                <w:szCs w:val="28"/>
              </w:rPr>
            </m:ctrlPr>
          </m:e>
          <m:sub>
            <m:r>
              <m:rPr/>
              <w:rPr>
                <w:rFonts w:hint="eastAsia" w:ascii="Cambria Math" w:hAnsi="Cambria Math"/>
                <w:sz w:val="28"/>
                <w:szCs w:val="28"/>
              </w:rPr>
              <m:t>f</m:t>
            </m:r>
            <m:ctrlPr>
              <w:rPr>
                <w:rFonts w:ascii="Cambria Math" w:hAnsi="Cambria Math"/>
                <w:i/>
                <w:iCs/>
                <w:sz w:val="28"/>
                <w:szCs w:val="28"/>
              </w:rPr>
            </m:ctrlPr>
          </m:sub>
        </m:sSub>
        <m:r>
          <m:rPr/>
          <w:rPr>
            <w:rFonts w:ascii="Cambria Math" w:hAnsi="Cambria Math"/>
            <w:sz w:val="28"/>
            <w:szCs w:val="28"/>
          </w:rPr>
          <m:t>∈</m:t>
        </m:r>
        <m:sSup>
          <m:sSupPr>
            <m:ctrlPr>
              <w:rPr>
                <w:rFonts w:ascii="Cambria Math" w:hAnsi="Cambria Math"/>
                <w:i/>
                <w:iCs/>
                <w:sz w:val="28"/>
                <w:szCs w:val="28"/>
              </w:rPr>
            </m:ctrlPr>
          </m:sSupPr>
          <m:e>
            <m:r>
              <m:rPr/>
              <w:rPr>
                <w:rFonts w:ascii="Cambria Math" w:hAnsi="Cambria Math"/>
                <w:sz w:val="28"/>
                <w:szCs w:val="28"/>
              </w:rPr>
              <m:t>R</m:t>
            </m:r>
            <m:ctrlPr>
              <w:rPr>
                <w:rFonts w:ascii="Cambria Math" w:hAnsi="Cambria Math"/>
                <w:i/>
                <w:iCs/>
                <w:sz w:val="28"/>
                <w:szCs w:val="28"/>
              </w:rPr>
            </m:ctrlPr>
          </m:e>
          <m:sup>
            <m:r>
              <m:rPr/>
              <w:rPr>
                <w:rFonts w:ascii="Cambria Math" w:hAnsi="Cambria Math"/>
                <w:sz w:val="28"/>
                <w:szCs w:val="28"/>
              </w:rPr>
              <m:t>C</m:t>
            </m:r>
            <m:ctrlPr>
              <w:rPr>
                <w:rFonts w:ascii="Cambria Math" w:hAnsi="Cambria Math"/>
                <w:i/>
                <w:iCs/>
                <w:sz w:val="28"/>
                <w:szCs w:val="28"/>
              </w:rPr>
            </m:ctrlPr>
          </m:sup>
        </m:sSup>
      </m:oMath>
      <w:r>
        <w:rPr>
          <w:rFonts w:ascii="宋体" w:hAnsi="宋体"/>
          <w:sz w:val="28"/>
          <w:szCs w:val="28"/>
        </w:rPr>
        <w:t>进行处理以生成</w:t>
      </w:r>
      <w:r>
        <w:rPr>
          <w:rFonts w:hint="eastAsia" w:ascii="宋体" w:hAnsi="宋体"/>
          <w:sz w:val="28"/>
          <w:szCs w:val="28"/>
        </w:rPr>
        <w:t>逻辑值</w:t>
      </w:r>
      <m:oMath>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oMath>
      <w:r>
        <w:rPr>
          <w:rFonts w:hint="eastAsia" w:ascii="宋体" w:hAnsi="宋体"/>
          <w:sz w:val="28"/>
          <w:szCs w:val="28"/>
        </w:rPr>
        <w:t>，即：</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sz w:val="28"/>
                <w:szCs w:val="28"/>
              </w:rPr>
            </w:pPr>
            <m:oMathPara>
              <m:oMath>
                <m:sSub>
                  <m:sSubPr>
                    <m:ctrlPr>
                      <w:rPr>
                        <w:rFonts w:ascii="Cambria Math" w:hAnsi="Cambria Math"/>
                        <w:i/>
                        <w:iCs/>
                        <w:sz w:val="28"/>
                        <w:szCs w:val="28"/>
                      </w:rPr>
                    </m:ctrlPr>
                  </m:sSubPr>
                  <m:e>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sSup>
                  <m:sSupPr>
                    <m:ctrlPr>
                      <w:rPr>
                        <w:rFonts w:ascii="Cambria Math" w:hAnsi="Cambria Math"/>
                        <w:i/>
                        <w:iCs/>
                        <w:sz w:val="28"/>
                        <w:szCs w:val="28"/>
                      </w:rPr>
                    </m:ctrlPr>
                  </m:sSupPr>
                  <m:e>
                    <m:sSub>
                      <m:sSubPr>
                        <m:ctrlPr>
                          <w:rPr>
                            <w:rFonts w:ascii="Cambria Math" w:hAnsi="Cambria Math"/>
                            <w:i/>
                            <w:iCs/>
                            <w:sz w:val="28"/>
                            <w:szCs w:val="28"/>
                          </w:rPr>
                        </m:ctrlPr>
                      </m:sSubPr>
                      <m:e>
                        <m:r>
                          <m:rPr/>
                          <w:rPr>
                            <w:rFonts w:ascii="Cambria Math" w:hAnsi="Cambria Math"/>
                            <w:sz w:val="28"/>
                            <w:szCs w:val="28"/>
                          </w:rPr>
                          <m:t>w</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ctrlPr>
                      <w:rPr>
                        <w:rFonts w:ascii="Cambria Math" w:hAnsi="Cambria Math"/>
                        <w:i/>
                        <w:iCs/>
                        <w:sz w:val="28"/>
                        <w:szCs w:val="28"/>
                      </w:rPr>
                    </m:ctrlPr>
                  </m:e>
                  <m:sup>
                    <m:r>
                      <m:rPr/>
                      <w:rPr>
                        <w:rFonts w:ascii="Cambria Math" w:hAnsi="Cambria Math"/>
                        <w:sz w:val="28"/>
                        <w:szCs w:val="28"/>
                      </w:rPr>
                      <m:t>T</m:t>
                    </m:r>
                    <m:ctrlPr>
                      <w:rPr>
                        <w:rFonts w:ascii="Cambria Math" w:hAnsi="Cambria Math"/>
                        <w:i/>
                        <w:iCs/>
                        <w:sz w:val="28"/>
                        <w:szCs w:val="28"/>
                      </w:rPr>
                    </m:ctrlPr>
                  </m:sup>
                </m:sSup>
                <m:sSub>
                  <m:sSubPr>
                    <m:ctrlPr>
                      <w:rPr>
                        <w:rFonts w:ascii="Cambria Math" w:hAnsi="Cambria Math"/>
                        <w:i/>
                        <w:iCs/>
                        <w:sz w:val="28"/>
                        <w:szCs w:val="28"/>
                      </w:rPr>
                    </m:ctrlPr>
                  </m:sSubPr>
                  <m:e>
                    <m:r>
                      <m:rPr/>
                      <w:rPr>
                        <w:rFonts w:ascii="Cambria Math" w:hAnsi="Cambria Math"/>
                        <w:sz w:val="28"/>
                        <w:szCs w:val="28"/>
                      </w:rPr>
                      <m:t>e</m:t>
                    </m:r>
                    <m:ctrlPr>
                      <w:rPr>
                        <w:rFonts w:ascii="Cambria Math" w:hAnsi="Cambria Math"/>
                        <w:i/>
                        <w:iCs/>
                        <w:sz w:val="28"/>
                        <w:szCs w:val="28"/>
                      </w:rPr>
                    </m:ctrlPr>
                  </m:e>
                  <m:sub>
                    <m:r>
                      <m:rPr/>
                      <w:rPr>
                        <w:rFonts w:ascii="Cambria Math" w:hAnsi="Cambria Math"/>
                        <w:sz w:val="28"/>
                        <w:szCs w:val="28"/>
                      </w:rPr>
                      <m:t>f</m:t>
                    </m:r>
                    <m:ctrlPr>
                      <w:rPr>
                        <w:rFonts w:ascii="Cambria Math" w:hAnsi="Cambria Math"/>
                        <w:i/>
                        <w:iCs/>
                        <w:sz w:val="28"/>
                        <w:szCs w:val="28"/>
                      </w:rPr>
                    </m:ctrlPr>
                  </m:sub>
                </m:sSub>
              </m:oMath>
            </m:oMathPara>
          </w:p>
        </w:tc>
        <w:tc>
          <w:tcPr>
            <w:tcW w:w="1581"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（9）</w:t>
            </w:r>
          </w:p>
        </w:tc>
      </w:tr>
    </w:tbl>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lang w:val="en-AU"/>
        </w:rPr>
        <w:t>作为优选，</w:t>
      </w:r>
      <w:r>
        <w:rPr>
          <w:rFonts w:hint="eastAsia" w:ascii="宋体" w:hAnsi="宋体"/>
          <w:sz w:val="28"/>
          <w:szCs w:val="28"/>
        </w:rPr>
        <w:t>步骤S2还包括如下步骤：</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S23，将参数固定的等角紧框架分类器</w:t>
      </w:r>
      <w:r>
        <w:rPr>
          <w:rFonts w:ascii="宋体" w:hAnsi="宋体"/>
          <w:sz w:val="28"/>
          <w:szCs w:val="28"/>
        </w:rPr>
        <w:t>输出</w:t>
      </w:r>
      <w:r>
        <w:rPr>
          <w:rFonts w:hint="eastAsia" w:ascii="宋体" w:hAnsi="宋体"/>
          <w:sz w:val="28"/>
          <w:szCs w:val="28"/>
        </w:rPr>
        <w:t>的逻辑值</w:t>
      </w:r>
      <m:oMath>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oMath>
      <w:r>
        <w:rPr>
          <w:rFonts w:ascii="宋体" w:hAnsi="宋体"/>
          <w:sz w:val="28"/>
          <w:szCs w:val="28"/>
        </w:rPr>
        <w:t>和</w:t>
      </w:r>
      <w:r>
        <w:rPr>
          <w:rFonts w:hint="eastAsia" w:ascii="宋体" w:hAnsi="宋体"/>
          <w:sz w:val="28"/>
          <w:szCs w:val="28"/>
        </w:rPr>
        <w:t>参数</w:t>
      </w:r>
      <w:r>
        <w:rPr>
          <w:rFonts w:ascii="宋体" w:hAnsi="宋体"/>
          <w:sz w:val="28"/>
          <w:szCs w:val="28"/>
        </w:rPr>
        <w:t>可学习</w:t>
      </w:r>
      <w:r>
        <w:rPr>
          <w:rFonts w:hint="eastAsia" w:ascii="宋体" w:hAnsi="宋体"/>
          <w:sz w:val="28"/>
          <w:szCs w:val="28"/>
        </w:rPr>
        <w:t>的</w:t>
      </w:r>
      <w:r>
        <w:rPr>
          <w:rFonts w:ascii="宋体" w:hAnsi="宋体"/>
          <w:sz w:val="28"/>
          <w:szCs w:val="28"/>
        </w:rPr>
        <w:t>全连接层分类</w:t>
      </w:r>
      <w:r>
        <w:rPr>
          <w:rFonts w:hint="eastAsia" w:ascii="宋体" w:hAnsi="宋体"/>
          <w:sz w:val="28"/>
          <w:szCs w:val="28"/>
        </w:rPr>
        <w:t>器输出的逻辑值</w:t>
      </w:r>
      <m:oMath>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oMath>
      <w:r>
        <w:rPr>
          <w:rFonts w:ascii="宋体" w:hAnsi="宋体"/>
          <w:sz w:val="28"/>
          <w:szCs w:val="28"/>
        </w:rPr>
        <w:t>进行线性组合，</w:t>
      </w:r>
      <w:r>
        <w:rPr>
          <w:rFonts w:hint="eastAsia" w:ascii="宋体" w:hAnsi="宋体"/>
          <w:sz w:val="28"/>
          <w:szCs w:val="28"/>
        </w:rPr>
        <w:t>以获得组合逻辑值</w:t>
      </w:r>
      <m:oMath>
        <m:r>
          <m:rPr/>
          <w:rPr>
            <w:rFonts w:hint="eastAsia" w:ascii="Cambria Math" w:hAnsi="Cambria Math"/>
            <w:sz w:val="28"/>
            <w:szCs w:val="28"/>
          </w:rPr>
          <m:t>Z</m:t>
        </m:r>
      </m:oMath>
      <w:r>
        <w:rPr>
          <w:rFonts w:hint="eastAsia" w:ascii="宋体" w:hAnsi="宋体"/>
          <w:sz w:val="28"/>
          <w:szCs w:val="28"/>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shd w:val="clear" w:color="auto" w:fill="auto"/>
            <w:vAlign w:val="center"/>
          </w:tcPr>
          <w:p>
            <w:pPr>
              <w:adjustRightInd w:val="0"/>
              <w:snapToGrid w:val="0"/>
              <w:spacing w:line="360" w:lineRule="auto"/>
              <w:ind w:firstLine="560" w:firstLineChars="200"/>
              <w:textAlignment w:val="center"/>
              <w:rPr>
                <w:rFonts w:hint="eastAsia" w:ascii="宋体" w:hAnsi="宋体"/>
                <w:sz w:val="28"/>
                <w:szCs w:val="28"/>
              </w:rPr>
            </w:pPr>
          </w:p>
        </w:tc>
        <w:tc>
          <w:tcPr>
            <w:tcW w:w="6520" w:type="dxa"/>
            <w:shd w:val="clear" w:color="auto" w:fill="auto"/>
            <w:vAlign w:val="center"/>
          </w:tcPr>
          <w:p>
            <w:pPr>
              <w:adjustRightInd w:val="0"/>
              <w:snapToGrid w:val="0"/>
              <w:spacing w:line="360" w:lineRule="auto"/>
              <w:ind w:firstLine="560" w:firstLineChars="200"/>
              <w:textAlignment w:val="center"/>
              <w:rPr>
                <w:rFonts w:hint="eastAsia" w:ascii="宋体" w:hAnsi="宋体"/>
                <w:i/>
                <w:sz w:val="28"/>
                <w:szCs w:val="28"/>
              </w:rPr>
            </w:pPr>
            <m:oMathPara>
              <m:oMath>
                <m:r>
                  <m:rPr/>
                  <w:rPr>
                    <w:rFonts w:ascii="Cambria Math" w:hAnsi="Cambria Math"/>
                    <w:sz w:val="28"/>
                    <w:szCs w:val="28"/>
                  </w:rPr>
                  <m:t>Z=k∗</m:t>
                </m:r>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r>
                  <m:rPr/>
                  <w:rPr>
                    <w:rFonts w:ascii="Cambria Math" w:hAnsi="Cambria Math"/>
                    <w:sz w:val="28"/>
                    <w:szCs w:val="28"/>
                  </w:rPr>
                  <m:t>+</m:t>
                </m:r>
                <m:d>
                  <m:dPr>
                    <m:ctrlPr>
                      <w:rPr>
                        <w:rFonts w:ascii="Cambria Math" w:hAnsi="Cambria Math"/>
                        <w:i/>
                        <w:iCs/>
                        <w:sz w:val="28"/>
                        <w:szCs w:val="28"/>
                      </w:rPr>
                    </m:ctrlPr>
                  </m:dPr>
                  <m:e>
                    <m:r>
                      <m:rPr/>
                      <w:rPr>
                        <w:rFonts w:ascii="Cambria Math" w:hAnsi="Cambria Math"/>
                        <w:sz w:val="28"/>
                        <w:szCs w:val="28"/>
                      </w:rPr>
                      <m:t>1−k</m:t>
                    </m:r>
                    <m:ctrlPr>
                      <w:rPr>
                        <w:rFonts w:ascii="Cambria Math" w:hAnsi="Cambria Math"/>
                        <w:i/>
                        <w:iCs/>
                        <w:sz w:val="28"/>
                        <w:szCs w:val="28"/>
                      </w:rPr>
                    </m:ctrlPr>
                  </m:e>
                </m:d>
                <m:r>
                  <m:rPr/>
                  <w:rPr>
                    <w:rFonts w:ascii="Cambria Math" w:hAnsi="Cambria Math"/>
                    <w:sz w:val="28"/>
                    <w:szCs w:val="28"/>
                  </w:rPr>
                  <m:t>∗</m:t>
                </m:r>
                <m:acc>
                  <m:accPr>
                    <m:chr m:val="̀"/>
                    <m:ctrlPr>
                      <w:rPr>
                        <w:rFonts w:ascii="Cambria Math" w:hAnsi="Cambria Math"/>
                        <w:i/>
                        <w:iCs/>
                        <w:sz w:val="28"/>
                        <w:szCs w:val="28"/>
                      </w:rPr>
                    </m:ctrlPr>
                  </m:accPr>
                  <m:e>
                    <m:r>
                      <m:rPr/>
                      <w:rPr>
                        <w:rFonts w:ascii="Cambria Math" w:hAnsi="Cambria Math"/>
                        <w:sz w:val="28"/>
                        <w:szCs w:val="28"/>
                      </w:rPr>
                      <m:t>Z</m:t>
                    </m:r>
                    <m:ctrlPr>
                      <w:rPr>
                        <w:rFonts w:ascii="Cambria Math" w:hAnsi="Cambria Math"/>
                        <w:i/>
                        <w:iCs/>
                        <w:sz w:val="28"/>
                        <w:szCs w:val="28"/>
                      </w:rPr>
                    </m:ctrlPr>
                  </m:e>
                </m:acc>
                <m:r>
                  <m:rPr/>
                  <w:rPr>
                    <w:rFonts w:ascii="Cambria Math" w:hAnsi="Cambria Math"/>
                    <w:sz w:val="28"/>
                    <w:szCs w:val="28"/>
                  </w:rPr>
                  <m:t>,0&lt;k≤1</m:t>
                </m:r>
              </m:oMath>
            </m:oMathPara>
          </w:p>
        </w:tc>
        <w:tc>
          <w:tcPr>
            <w:tcW w:w="1581" w:type="dxa"/>
            <w:shd w:val="clear" w:color="auto" w:fill="auto"/>
            <w:vAlign w:val="center"/>
          </w:tcPr>
          <w:p>
            <w:pPr>
              <w:adjustRightInd w:val="0"/>
              <w:snapToGrid w:val="0"/>
              <w:spacing w:line="360" w:lineRule="auto"/>
              <w:ind w:firstLine="560" w:firstLineChars="200"/>
              <w:jc w:val="center"/>
              <w:textAlignment w:val="center"/>
              <w:rPr>
                <w:rFonts w:hint="eastAsia" w:ascii="宋体" w:hAnsi="宋体"/>
                <w:sz w:val="28"/>
                <w:szCs w:val="28"/>
              </w:rPr>
            </w:pPr>
            <w:r>
              <w:rPr>
                <w:rFonts w:hint="eastAsia" w:ascii="宋体" w:hAnsi="宋体"/>
                <w:sz w:val="28"/>
                <w:szCs w:val="28"/>
              </w:rPr>
              <w:t>（10）</w:t>
            </w:r>
          </w:p>
        </w:tc>
      </w:tr>
    </w:tbl>
    <w:p>
      <w:pPr>
        <w:adjustRightInd w:val="0"/>
        <w:snapToGrid w:val="0"/>
        <w:spacing w:line="360" w:lineRule="auto"/>
        <w:textAlignment w:val="center"/>
        <w:rPr>
          <w:rFonts w:hint="eastAsia" w:ascii="宋体" w:hAnsi="宋体"/>
          <w:sz w:val="28"/>
          <w:szCs w:val="28"/>
        </w:rPr>
      </w:pPr>
      <w:r>
        <w:rPr>
          <w:rFonts w:ascii="宋体" w:hAnsi="宋体"/>
          <w:sz w:val="28"/>
          <w:szCs w:val="28"/>
        </w:rPr>
        <w:t>其中，</w:t>
      </w:r>
      <m:oMath>
        <m:r>
          <m:rPr/>
          <w:rPr>
            <w:rFonts w:ascii="Cambria Math" w:hAnsi="Cambria Math"/>
            <w:sz w:val="28"/>
            <w:szCs w:val="28"/>
          </w:rPr>
          <m:t>k</m:t>
        </m:r>
      </m:oMath>
      <w:r>
        <w:rPr>
          <w:rFonts w:hint="eastAsia" w:ascii="宋体" w:hAnsi="宋体"/>
          <w:sz w:val="28"/>
          <w:szCs w:val="28"/>
        </w:rPr>
        <w:t>用于调控</w:t>
      </w:r>
      <w:r>
        <w:rPr>
          <w:rFonts w:ascii="宋体" w:hAnsi="宋体"/>
          <w:sz w:val="28"/>
          <w:szCs w:val="28"/>
        </w:rPr>
        <w:t>分类</w:t>
      </w:r>
      <w:r>
        <w:rPr>
          <w:rFonts w:hint="eastAsia" w:ascii="宋体" w:hAnsi="宋体"/>
          <w:sz w:val="28"/>
          <w:szCs w:val="28"/>
        </w:rPr>
        <w:t>阶段分类器中</w:t>
      </w:r>
      <w:r>
        <w:rPr>
          <w:rFonts w:ascii="宋体" w:hAnsi="宋体"/>
          <w:sz w:val="28"/>
          <w:szCs w:val="28"/>
        </w:rPr>
        <w:t>参数</w:t>
      </w:r>
      <w:r>
        <w:rPr>
          <w:rFonts w:hint="eastAsia" w:ascii="宋体" w:hAnsi="宋体"/>
          <w:sz w:val="28"/>
          <w:szCs w:val="28"/>
        </w:rPr>
        <w:t>的</w:t>
      </w:r>
      <w:r>
        <w:rPr>
          <w:rFonts w:ascii="宋体" w:hAnsi="宋体"/>
          <w:sz w:val="28"/>
          <w:szCs w:val="28"/>
        </w:rPr>
        <w:t>固定程度</w:t>
      </w:r>
      <w:r>
        <w:rPr>
          <w:rFonts w:hint="eastAsia" w:ascii="宋体" w:hAnsi="宋体"/>
          <w:sz w:val="28"/>
          <w:szCs w:val="28"/>
        </w:rPr>
        <w:t>。</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作为优选，步骤S3包括如下步骤：</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S31，设定</w:t>
      </w:r>
      <m:oMath>
        <m:r>
          <m:rPr/>
          <w:rPr>
            <w:rFonts w:ascii="Cambria Math" w:hAnsi="Cambria Math"/>
            <w:sz w:val="28"/>
            <w:szCs w:val="28"/>
          </w:rPr>
          <m:t>Z={</m:t>
        </m:r>
        <m:sSub>
          <m:sSubPr>
            <m:ctrlPr>
              <w:rPr>
                <w:rFonts w:ascii="Cambria Math" w:hAnsi="Cambria Math"/>
                <w:i/>
                <w:iCs/>
                <w:sz w:val="28"/>
                <w:szCs w:val="28"/>
              </w:rPr>
            </m:ctrlPr>
          </m:sSubPr>
          <m:e>
            <m:r>
              <m:rPr/>
              <w:rPr>
                <w:rFonts w:hint="eastAsia" w:ascii="Cambria Math" w:hAnsi="Cambria Math"/>
                <w:sz w:val="28"/>
                <w:szCs w:val="28"/>
              </w:rPr>
              <m:t>z</m:t>
            </m:r>
            <m:ctrlPr>
              <w:rPr>
                <w:rFonts w:ascii="Cambria Math" w:hAnsi="Cambria Math"/>
                <w:i/>
                <w:iCs/>
                <w:sz w:val="28"/>
                <w:szCs w:val="28"/>
              </w:rPr>
            </m:ctrlPr>
          </m:e>
          <m:sub>
            <m:r>
              <m:rPr/>
              <w:rPr>
                <w:rFonts w:ascii="Cambria Math" w:hAnsi="Cambria Math"/>
                <w:sz w:val="28"/>
                <w:szCs w:val="28"/>
              </w:rPr>
              <m:t>1</m:t>
            </m:r>
            <m:ctrlPr>
              <w:rPr>
                <w:rFonts w:ascii="Cambria Math" w:hAnsi="Cambria Math"/>
                <w:i/>
                <w:iCs/>
                <w:sz w:val="28"/>
                <w:szCs w:val="28"/>
              </w:rPr>
            </m:ctrlPr>
          </m:sub>
        </m:sSub>
        <m:r>
          <m:rPr/>
          <w:rPr>
            <w:rFonts w:ascii="Cambria Math" w:hAnsi="Cambria Math"/>
            <w:sz w:val="28"/>
            <w:szCs w:val="28"/>
          </w:rPr>
          <m:t>,</m:t>
        </m:r>
        <m:sSub>
          <m:sSubPr>
            <m:ctrlPr>
              <w:rPr>
                <w:rFonts w:ascii="Cambria Math" w:hAnsi="Cambria Math"/>
                <w:i/>
                <w:iCs/>
                <w:sz w:val="28"/>
                <w:szCs w:val="28"/>
              </w:rPr>
            </m:ctrlPr>
          </m:sSubPr>
          <m:e>
            <m:r>
              <m:rPr/>
              <w:rPr>
                <w:rFonts w:ascii="Cambria Math" w:hAnsi="Cambria Math"/>
                <w:sz w:val="28"/>
                <w:szCs w:val="28"/>
              </w:rPr>
              <m:t>z</m:t>
            </m:r>
            <m:ctrlPr>
              <w:rPr>
                <w:rFonts w:ascii="Cambria Math" w:hAnsi="Cambria Math"/>
                <w:i/>
                <w:iCs/>
                <w:sz w:val="28"/>
                <w:szCs w:val="28"/>
              </w:rPr>
            </m:ctrlPr>
          </m:e>
          <m:sub>
            <m:r>
              <m:rPr/>
              <w:rPr>
                <w:rFonts w:ascii="Cambria Math" w:hAnsi="Cambria Math"/>
                <w:sz w:val="28"/>
                <w:szCs w:val="28"/>
              </w:rPr>
              <m:t>2</m:t>
            </m:r>
            <m:ctrlPr>
              <w:rPr>
                <w:rFonts w:ascii="Cambria Math" w:hAnsi="Cambria Math"/>
                <w:i/>
                <w:iCs/>
                <w:sz w:val="28"/>
                <w:szCs w:val="28"/>
              </w:rPr>
            </m:ctrlPr>
          </m:sub>
        </m:sSub>
        <m:sSub>
          <m:sSubPr>
            <m:ctrlPr>
              <w:rPr>
                <w:rFonts w:ascii="Cambria Math" w:hAnsi="Cambria Math"/>
                <w:i/>
                <w:iCs/>
                <w:sz w:val="28"/>
                <w:szCs w:val="28"/>
              </w:rPr>
            </m:ctrlPr>
          </m:sSubPr>
          <m:e>
            <m:r>
              <m:rPr/>
              <w:rPr>
                <w:rFonts w:ascii="Cambria Math" w:hAnsi="Cambria Math"/>
                <w:sz w:val="28"/>
                <w:szCs w:val="28"/>
              </w:rPr>
              <m:t>,…,z</m:t>
            </m:r>
            <m:ctrlPr>
              <w:rPr>
                <w:rFonts w:ascii="Cambria Math" w:hAnsi="Cambria Math"/>
                <w:i/>
                <w:iCs/>
                <w:sz w:val="28"/>
                <w:szCs w:val="28"/>
              </w:rPr>
            </m:ctrlPr>
          </m:e>
          <m:sub>
            <m:r>
              <m:rPr/>
              <w:rPr>
                <w:rFonts w:ascii="Cambria Math" w:hAnsi="Cambria Math"/>
                <w:sz w:val="28"/>
                <w:szCs w:val="28"/>
              </w:rPr>
              <m:t>M</m:t>
            </m:r>
            <m:ctrlPr>
              <w:rPr>
                <w:rFonts w:ascii="Cambria Math" w:hAnsi="Cambria Math"/>
                <w:i/>
                <w:iCs/>
                <w:sz w:val="28"/>
                <w:szCs w:val="28"/>
              </w:rPr>
            </m:ctrlPr>
          </m:sub>
        </m:sSub>
        <m:r>
          <m:rPr/>
          <w:rPr>
            <w:rFonts w:ascii="Cambria Math" w:hAnsi="Cambria Math"/>
            <w:sz w:val="28"/>
            <w:szCs w:val="28"/>
          </w:rPr>
          <m:t>}</m:t>
        </m:r>
      </m:oMath>
      <w:r>
        <w:rPr>
          <w:rFonts w:ascii="宋体" w:hAnsi="宋体"/>
          <w:sz w:val="28"/>
          <w:szCs w:val="28"/>
        </w:rPr>
        <w:t>表示最终输出的</w:t>
      </w:r>
      <w:r>
        <w:rPr>
          <w:rFonts w:hint="eastAsia" w:ascii="宋体" w:hAnsi="宋体"/>
          <w:sz w:val="28"/>
          <w:szCs w:val="28"/>
        </w:rPr>
        <w:t>逻辑值</w:t>
      </w:r>
      <w:r>
        <w:rPr>
          <w:rFonts w:ascii="宋体" w:hAnsi="宋体"/>
          <w:sz w:val="28"/>
          <w:szCs w:val="28"/>
        </w:rPr>
        <w:t>，则类别平衡焦点损失</w:t>
      </w:r>
      <m:oMath>
        <m:sSub>
          <m:sSubPr>
            <m:ctrlPr>
              <w:rPr>
                <w:rFonts w:ascii="Cambria Math" w:hAnsi="Cambria Math"/>
                <w:i/>
                <w:sz w:val="28"/>
                <w:szCs w:val="28"/>
              </w:rPr>
            </m:ctrlPr>
          </m:sSubPr>
          <m:e>
            <m:r>
              <m:rPr>
                <m:scr m:val="script"/>
              </m:rPr>
              <w:rPr>
                <w:rFonts w:ascii="Cambria Math" w:hAnsi="Cambria Math"/>
                <w:sz w:val="28"/>
                <w:szCs w:val="28"/>
              </w:rPr>
              <m:t>ℒ</m:t>
            </m:r>
            <m:ctrlPr>
              <w:rPr>
                <w:rFonts w:ascii="Cambria Math" w:hAnsi="Cambria Math"/>
                <w:i/>
                <w:sz w:val="28"/>
                <w:szCs w:val="28"/>
              </w:rPr>
            </m:ctrlPr>
          </m:e>
          <m:sub>
            <m:r>
              <m:rPr/>
              <w:rPr>
                <w:rFonts w:ascii="Cambria Math" w:hAnsi="Cambria Math"/>
                <w:sz w:val="28"/>
                <w:szCs w:val="28"/>
              </w:rPr>
              <m:t>cbfocal</m:t>
            </m:r>
            <m:ctrlPr>
              <w:rPr>
                <w:rFonts w:ascii="Cambria Math" w:hAnsi="Cambria Math"/>
                <w:i/>
                <w:sz w:val="28"/>
                <w:szCs w:val="28"/>
              </w:rPr>
            </m:ctrlPr>
          </m:sub>
        </m:sSub>
      </m:oMath>
      <w:r>
        <w:rPr>
          <w:rFonts w:ascii="宋体" w:hAnsi="宋体"/>
          <w:sz w:val="28"/>
          <w:szCs w:val="28"/>
        </w:rPr>
        <w:t>表示为</w:t>
      </w:r>
      <w:r>
        <w:rPr>
          <w:rFonts w:hint="eastAsia" w:ascii="宋体" w:hAnsi="宋体"/>
          <w:sz w:val="28"/>
          <w:szCs w:val="28"/>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520"/>
        <w:gridCol w:w="15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26" w:type="dxa"/>
            <w:vAlign w:val="center"/>
          </w:tcPr>
          <w:p>
            <w:pPr>
              <w:adjustRightInd w:val="0"/>
              <w:snapToGrid w:val="0"/>
              <w:spacing w:line="360" w:lineRule="auto"/>
              <w:ind w:firstLine="560" w:firstLineChars="200"/>
              <w:textAlignment w:val="center"/>
              <w:rPr>
                <w:rFonts w:hint="eastAsia" w:ascii="宋体" w:hAnsi="宋体"/>
                <w:sz w:val="28"/>
                <w:szCs w:val="28"/>
              </w:rPr>
            </w:pPr>
          </w:p>
        </w:tc>
        <w:tc>
          <w:tcPr>
            <w:tcW w:w="6520" w:type="dxa"/>
            <w:vAlign w:val="center"/>
          </w:tcPr>
          <w:p>
            <w:pPr>
              <w:adjustRightInd w:val="0"/>
              <w:snapToGrid w:val="0"/>
              <w:spacing w:line="360" w:lineRule="auto"/>
              <w:ind w:firstLine="560" w:firstLineChars="200"/>
              <w:textAlignment w:val="center"/>
              <w:rPr>
                <w:rFonts w:hint="eastAsia" w:ascii="宋体" w:hAnsi="宋体"/>
                <w:i/>
                <w:sz w:val="28"/>
                <w:szCs w:val="28"/>
              </w:rPr>
            </w:pPr>
            <m:oMathPara>
              <m:oMath>
                <m:sSub>
                  <m:sSubPr>
                    <m:ctrlPr>
                      <w:rPr>
                        <w:rFonts w:ascii="Cambria Math" w:hAnsi="Cambria Math"/>
                        <w:i/>
                        <w:sz w:val="28"/>
                        <w:szCs w:val="28"/>
                      </w:rPr>
                    </m:ctrlPr>
                  </m:sSubPr>
                  <m:e>
                    <m:r>
                      <m:rPr>
                        <m:scr m:val="script"/>
                      </m:rPr>
                      <w:rPr>
                        <w:rFonts w:ascii="Cambria Math" w:hAnsi="Cambria Math"/>
                        <w:sz w:val="28"/>
                        <w:szCs w:val="28"/>
                      </w:rPr>
                      <m:t>ℒ</m:t>
                    </m:r>
                    <m:ctrlPr>
                      <w:rPr>
                        <w:rFonts w:ascii="Cambria Math" w:hAnsi="Cambria Math"/>
                        <w:i/>
                        <w:sz w:val="28"/>
                        <w:szCs w:val="28"/>
                      </w:rPr>
                    </m:ctrlPr>
                  </m:e>
                  <m:sub>
                    <m:r>
                      <m:rPr/>
                      <w:rPr>
                        <w:rFonts w:ascii="Cambria Math" w:hAnsi="Cambria Math"/>
                        <w:sz w:val="28"/>
                        <w:szCs w:val="28"/>
                      </w:rPr>
                      <m:t>cbfocal</m:t>
                    </m:r>
                    <m:ctrlPr>
                      <w:rPr>
                        <w:rFonts w:ascii="Cambria Math" w:hAnsi="Cambria Math"/>
                        <w:i/>
                        <w:sz w:val="28"/>
                        <w:szCs w:val="28"/>
                      </w:rPr>
                    </m:ctrlPr>
                  </m:sub>
                </m:sSub>
                <m:r>
                  <m:rPr/>
                  <w:rPr>
                    <w:rFonts w:ascii="Cambria Math" w:hAnsi="Cambria Math"/>
                    <w:sz w:val="28"/>
                    <w:szCs w:val="28"/>
                  </w:rPr>
                  <m:t>=−</m:t>
                </m:r>
                <m:f>
                  <m:fPr>
                    <m:ctrlPr>
                      <w:rPr>
                        <w:rFonts w:ascii="Cambria Math" w:hAnsi="Cambria Math"/>
                        <w:i/>
                        <w:sz w:val="28"/>
                        <w:szCs w:val="28"/>
                      </w:rPr>
                    </m:ctrlPr>
                  </m:fPr>
                  <m:num>
                    <m:r>
                      <m:rPr/>
                      <w:rPr>
                        <w:rFonts w:ascii="Cambria Math" w:hAnsi="Cambria Math"/>
                        <w:sz w:val="28"/>
                        <w:szCs w:val="28"/>
                      </w:rPr>
                      <m:t>1−β</m:t>
                    </m:r>
                    <m:ctrlPr>
                      <w:rPr>
                        <w:rFonts w:ascii="Cambria Math" w:hAnsi="Cambria Math"/>
                        <w:i/>
                        <w:sz w:val="28"/>
                        <w:szCs w:val="28"/>
                      </w:rPr>
                    </m:ctrlPr>
                  </m:num>
                  <m:den>
                    <m:r>
                      <m:rPr/>
                      <w:rPr>
                        <w:rFonts w:ascii="Cambria Math" w:hAnsi="Cambria Math"/>
                        <w:sz w:val="28"/>
                        <w:szCs w:val="28"/>
                      </w:rPr>
                      <m:t>1−</m:t>
                    </m:r>
                    <m:sSup>
                      <m:sSupPr>
                        <m:ctrlPr>
                          <w:rPr>
                            <w:rFonts w:ascii="Cambria Math" w:hAnsi="Cambria Math"/>
                            <w:i/>
                            <w:sz w:val="28"/>
                            <w:szCs w:val="28"/>
                          </w:rPr>
                        </m:ctrlPr>
                      </m:sSupPr>
                      <m:e>
                        <m:r>
                          <m:rPr/>
                          <w:rPr>
                            <w:rFonts w:ascii="Cambria Math" w:hAnsi="Cambria Math"/>
                            <w:sz w:val="28"/>
                            <w:szCs w:val="28"/>
                          </w:rPr>
                          <m:t>β</m:t>
                        </m:r>
                        <m:ctrlPr>
                          <w:rPr>
                            <w:rFonts w:ascii="Cambria Math" w:hAnsi="Cambria Math"/>
                            <w:i/>
                            <w:sz w:val="28"/>
                            <w:szCs w:val="28"/>
                          </w:rPr>
                        </m:ctrlPr>
                      </m:e>
                      <m:sup>
                        <m:sSub>
                          <m:sSubPr>
                            <m:ctrlPr>
                              <w:rPr>
                                <w:rFonts w:ascii="Cambria Math" w:hAnsi="Cambria Math"/>
                                <w:i/>
                                <w:sz w:val="28"/>
                                <w:szCs w:val="28"/>
                              </w:rPr>
                            </m:ctrlPr>
                          </m:sSubPr>
                          <m:e>
                            <m:r>
                              <m:rPr/>
                              <w:rPr>
                                <w:rFonts w:ascii="Cambria Math" w:hAnsi="Cambria Math"/>
                                <w:sz w:val="28"/>
                                <w:szCs w:val="28"/>
                              </w:rPr>
                              <m:t>n</m:t>
                            </m:r>
                            <m:ctrlPr>
                              <w:rPr>
                                <w:rFonts w:ascii="Cambria Math" w:hAnsi="Cambria Math"/>
                                <w:i/>
                                <w:sz w:val="28"/>
                                <w:szCs w:val="28"/>
                              </w:rPr>
                            </m:ctrlPr>
                          </m:e>
                          <m:sub>
                            <m:r>
                              <m:rPr/>
                              <w:rPr>
                                <w:rFonts w:ascii="Cambria Math" w:hAnsi="Cambria Math"/>
                                <w:sz w:val="28"/>
                                <w:szCs w:val="28"/>
                              </w:rPr>
                              <m:t>y</m:t>
                            </m:r>
                            <m:ctrlPr>
                              <w:rPr>
                                <w:rFonts w:ascii="Cambria Math" w:hAnsi="Cambria Math"/>
                                <w:i/>
                                <w:sz w:val="28"/>
                                <w:szCs w:val="28"/>
                              </w:rPr>
                            </m:ctrlPr>
                          </m:sub>
                        </m:sSub>
                        <m:ctrlPr>
                          <w:rPr>
                            <w:rFonts w:ascii="Cambria Math" w:hAnsi="Cambria Math"/>
                            <w:i/>
                            <w:sz w:val="28"/>
                            <w:szCs w:val="28"/>
                          </w:rPr>
                        </m:ctrlPr>
                      </m:sup>
                    </m:sSup>
                    <m:ctrlPr>
                      <w:rPr>
                        <w:rFonts w:ascii="Cambria Math" w:hAnsi="Cambria Math"/>
                        <w:i/>
                        <w:sz w:val="28"/>
                        <w:szCs w:val="28"/>
                      </w:rPr>
                    </m:ctrlPr>
                  </m:den>
                </m:f>
                <m:nary>
                  <m:naryPr>
                    <m:chr m:val="∑"/>
                    <m:limLoc m:val="subSup"/>
                    <m:ctrlPr>
                      <w:rPr>
                        <w:rFonts w:ascii="Cambria Math" w:hAnsi="Cambria Math"/>
                        <w:i/>
                        <w:sz w:val="28"/>
                        <w:szCs w:val="28"/>
                      </w:rPr>
                    </m:ctrlPr>
                  </m:naryPr>
                  <m:sub>
                    <m:r>
                      <m:rPr/>
                      <w:rPr>
                        <w:rFonts w:ascii="Cambria Math" w:hAnsi="Cambria Math"/>
                        <w:sz w:val="28"/>
                        <w:szCs w:val="28"/>
                      </w:rPr>
                      <m:t>m=1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p>
                      <m:sSupPr>
                        <m:ctrlPr>
                          <w:rPr>
                            <w:rFonts w:ascii="Cambria Math" w:hAnsi="Cambria Math"/>
                            <w:i/>
                            <w:sz w:val="28"/>
                            <w:szCs w:val="28"/>
                          </w:rPr>
                        </m:ctrlPr>
                      </m:sSupPr>
                      <m:e>
                        <m:d>
                          <m:dPr>
                            <m:ctrlPr>
                              <w:rPr>
                                <w:rFonts w:ascii="Cambria Math" w:hAnsi="Cambria Math"/>
                                <w:i/>
                                <w:sz w:val="28"/>
                                <w:szCs w:val="28"/>
                              </w:rPr>
                            </m:ctrlPr>
                          </m:dPr>
                          <m:e>
                            <m:r>
                              <m:rPr/>
                              <w:rPr>
                                <w:rFonts w:ascii="Cambria Math" w:hAnsi="Cambria Math"/>
                                <w:sz w:val="28"/>
                                <w:szCs w:val="28"/>
                              </w:rPr>
                              <m:t>1−</m:t>
                            </m:r>
                            <m:sSubSup>
                              <m:sSubSupPr>
                                <m:ctrlPr>
                                  <w:rPr>
                                    <w:rFonts w:ascii="Cambria Math" w:hAnsi="Cambria Math"/>
                                    <w:i/>
                                    <w:sz w:val="28"/>
                                    <w:szCs w:val="28"/>
                                  </w:rPr>
                                </m:ctrlPr>
                              </m:sSubSup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t</m:t>
                                </m:r>
                                <m:ctrlPr>
                                  <w:rPr>
                                    <w:rFonts w:ascii="Cambria Math" w:hAnsi="Cambria Math"/>
                                    <w:i/>
                                    <w:sz w:val="28"/>
                                    <w:szCs w:val="28"/>
                                  </w:rPr>
                                </m:ctrlPr>
                              </m:sup>
                            </m:sSubSup>
                            <m:ctrlPr>
                              <w:rPr>
                                <w:rFonts w:ascii="Cambria Math" w:hAnsi="Cambria Math"/>
                                <w:i/>
                                <w:sz w:val="28"/>
                                <w:szCs w:val="28"/>
                              </w:rPr>
                            </m:ctrlPr>
                          </m:e>
                        </m:d>
                        <m:ctrlPr>
                          <w:rPr>
                            <w:rFonts w:ascii="Cambria Math" w:hAnsi="Cambria Math"/>
                            <w:i/>
                            <w:sz w:val="28"/>
                            <w:szCs w:val="28"/>
                          </w:rPr>
                        </m:ctrlPr>
                      </m:e>
                      <m:sup>
                        <m:r>
                          <m:rPr/>
                          <w:rPr>
                            <w:rFonts w:ascii="Cambria Math" w:hAnsi="Cambria Math"/>
                            <w:sz w:val="28"/>
                            <w:szCs w:val="28"/>
                          </w:rPr>
                          <m:t>γ</m:t>
                        </m:r>
                        <m:ctrlPr>
                          <w:rPr>
                            <w:rFonts w:ascii="Cambria Math" w:hAnsi="Cambria Math"/>
                            <w:i/>
                            <w:sz w:val="28"/>
                            <w:szCs w:val="28"/>
                          </w:rPr>
                        </m:ctrlPr>
                      </m:sup>
                    </m:sSup>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sz w:val="28"/>
                            <w:szCs w:val="28"/>
                          </w:rPr>
                        </m:ctrlPr>
                      </m:fName>
                      <m:e>
                        <m:d>
                          <m:dPr>
                            <m:ctrlPr>
                              <w:rPr>
                                <w:rFonts w:ascii="Cambria Math" w:hAnsi="Cambria Math"/>
                                <w:i/>
                                <w:sz w:val="28"/>
                                <w:szCs w:val="28"/>
                              </w:rPr>
                            </m:ctrlPr>
                          </m:dPr>
                          <m:e>
                            <m:sSubSup>
                              <m:sSubSupPr>
                                <m:ctrlPr>
                                  <w:rPr>
                                    <w:rFonts w:ascii="Cambria Math" w:hAnsi="Cambria Math"/>
                                    <w:i/>
                                    <w:sz w:val="28"/>
                                    <w:szCs w:val="28"/>
                                  </w:rPr>
                                </m:ctrlPr>
                              </m:sSubSup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t</m:t>
                                </m:r>
                                <m:ctrlPr>
                                  <w:rPr>
                                    <w:rFonts w:ascii="Cambria Math" w:hAnsi="Cambria Math"/>
                                    <w:i/>
                                    <w:sz w:val="28"/>
                                    <w:szCs w:val="28"/>
                                  </w:rPr>
                                </m:ctrlPr>
                              </m:sup>
                            </m:sSubSup>
                            <m:ctrlPr>
                              <w:rPr>
                                <w:rFonts w:ascii="Cambria Math" w:hAnsi="Cambria Math"/>
                                <w:i/>
                                <w:sz w:val="28"/>
                                <w:szCs w:val="28"/>
                              </w:rPr>
                            </m:ctrlPr>
                          </m:e>
                        </m:d>
                        <m:ctrlPr>
                          <w:rPr>
                            <w:rFonts w:ascii="Cambria Math" w:hAnsi="Cambria Math"/>
                            <w:sz w:val="28"/>
                            <w:szCs w:val="28"/>
                          </w:rPr>
                        </m:ctrlPr>
                      </m:e>
                    </m:func>
                    <m:ctrlPr>
                      <w:rPr>
                        <w:rFonts w:ascii="Cambria Math" w:hAnsi="Cambria Math"/>
                        <w:i/>
                        <w:sz w:val="28"/>
                        <w:szCs w:val="28"/>
                      </w:rPr>
                    </m:ctrlPr>
                  </m:e>
                </m:nary>
                <m:r>
                  <m:rPr/>
                  <w:rPr>
                    <w:rFonts w:ascii="Cambria Math" w:hAnsi="Cambria Math"/>
                    <w:sz w:val="28"/>
                    <w:szCs w:val="28"/>
                  </w:rPr>
                  <m:t>,</m:t>
                </m:r>
              </m:oMath>
            </m:oMathPara>
          </w:p>
        </w:tc>
        <w:tc>
          <w:tcPr>
            <w:tcW w:w="1581" w:type="dxa"/>
            <w:vAlign w:val="center"/>
          </w:tcPr>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pPr>
              <w:adjustRightInd w:val="0"/>
              <w:snapToGrid w:val="0"/>
              <w:spacing w:line="360" w:lineRule="auto"/>
              <w:ind w:firstLine="560" w:firstLineChars="200"/>
              <w:textAlignment w:val="center"/>
              <w:rPr>
                <w:rFonts w:hint="eastAsia" w:ascii="宋体" w:hAnsi="宋体"/>
                <w:sz w:val="28"/>
                <w:szCs w:val="28"/>
              </w:rPr>
            </w:pPr>
          </w:p>
        </w:tc>
        <w:tc>
          <w:tcPr>
            <w:tcW w:w="6520" w:type="dxa"/>
          </w:tcPr>
          <w:p>
            <w:pPr>
              <w:adjustRightInd w:val="0"/>
              <w:snapToGrid w:val="0"/>
              <w:spacing w:line="360" w:lineRule="auto"/>
              <w:ind w:firstLine="560" w:firstLineChars="200"/>
              <w:textAlignment w:val="center"/>
              <w:rPr>
                <w:rFonts w:hint="eastAsia" w:ascii="宋体" w:hAnsi="宋体"/>
                <w:i/>
                <w:sz w:val="28"/>
                <w:szCs w:val="28"/>
              </w:rPr>
            </w:pPr>
            <m:oMathPara>
              <m:oMath>
                <m:r>
                  <m:rPr/>
                  <w:rPr>
                    <w:rFonts w:ascii="Cambria Math" w:hAnsi="Cambria Math"/>
                    <w:sz w:val="28"/>
                    <w:szCs w:val="28"/>
                  </w:rPr>
                  <m:t xml:space="preserve">witℎ </m:t>
                </m:r>
                <m:sSubSup>
                  <m:sSubSupPr>
                    <m:ctrlPr>
                      <w:rPr>
                        <w:rFonts w:ascii="Cambria Math" w:hAnsi="Cambria Math"/>
                        <w:i/>
                        <w:sz w:val="28"/>
                        <w:szCs w:val="28"/>
                      </w:rPr>
                    </m:ctrlPr>
                  </m:sSubSup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t</m:t>
                    </m:r>
                    <m:ctrlPr>
                      <w:rPr>
                        <w:rFonts w:ascii="Cambria Math" w:hAnsi="Cambria Math"/>
                        <w:i/>
                        <w:sz w:val="28"/>
                        <w:szCs w:val="28"/>
                      </w:rPr>
                    </m:ctrlPr>
                  </m:sup>
                </m:sSubSup>
                <m:r>
                  <m:rPr/>
                  <w:rPr>
                    <w:rFonts w:ascii="Cambria Math" w:hAnsi="Cambria Math"/>
                    <w:sz w:val="28"/>
                    <w:szCs w:val="28"/>
                  </w:rPr>
                  <m:t>=</m:t>
                </m:r>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1+</m:t>
                    </m:r>
                    <m:sSup>
                      <m:sSupPr>
                        <m:ctrlPr>
                          <w:rPr>
                            <w:rFonts w:ascii="Cambria Math" w:hAnsi="Cambria Math"/>
                            <w:i/>
                            <w:sz w:val="28"/>
                            <w:szCs w:val="28"/>
                          </w:rPr>
                        </m:ctrlPr>
                      </m:sSupPr>
                      <m:e>
                        <m:r>
                          <m:rPr/>
                          <w:rPr>
                            <w:rFonts w:ascii="Cambria Math" w:hAnsi="Cambria Math"/>
                            <w:sz w:val="28"/>
                            <w:szCs w:val="28"/>
                          </w:rPr>
                          <m:t>e</m:t>
                        </m:r>
                        <m:ctrlPr>
                          <w:rPr>
                            <w:rFonts w:ascii="Cambria Math" w:hAnsi="Cambria Math"/>
                            <w:i/>
                            <w:sz w:val="28"/>
                            <w:szCs w:val="28"/>
                          </w:rPr>
                        </m:ctrlPr>
                      </m:e>
                      <m:sup>
                        <m:r>
                          <m:rPr/>
                          <w:rPr>
                            <w:rFonts w:ascii="Cambria Math" w:hAnsi="Cambria Math"/>
                            <w:sz w:val="28"/>
                            <w:szCs w:val="28"/>
                          </w:rPr>
                          <m:t>−</m:t>
                        </m:r>
                        <m:sSubSup>
                          <m:sSubSupPr>
                            <m:ctrlPr>
                              <w:rPr>
                                <w:rFonts w:ascii="Cambria Math" w:hAnsi="Cambria Math"/>
                                <w:i/>
                                <w:sz w:val="28"/>
                                <w:szCs w:val="28"/>
                              </w:rPr>
                            </m:ctrlPr>
                          </m:sSubSupPr>
                          <m:e>
                            <m:r>
                              <m:rPr/>
                              <w:rPr>
                                <w:rFonts w:ascii="Cambria Math" w:hAnsi="Cambria Math"/>
                                <w:sz w:val="28"/>
                                <w:szCs w:val="28"/>
                              </w:rPr>
                              <m:t>z</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t</m:t>
                            </m:r>
                            <m:ctrlPr>
                              <w:rPr>
                                <w:rFonts w:ascii="Cambria Math" w:hAnsi="Cambria Math"/>
                                <w:i/>
                                <w:sz w:val="28"/>
                                <w:szCs w:val="28"/>
                              </w:rPr>
                            </m:ctrlPr>
                          </m:sup>
                        </m:sSubSup>
                        <m:ctrlPr>
                          <w:rPr>
                            <w:rFonts w:ascii="Cambria Math" w:hAnsi="Cambria Math"/>
                            <w:i/>
                            <w:sz w:val="28"/>
                            <w:szCs w:val="28"/>
                          </w:rPr>
                        </m:ctrlPr>
                      </m:sup>
                    </m:sSup>
                    <m:ctrlPr>
                      <w:rPr>
                        <w:rFonts w:ascii="Cambria Math" w:hAnsi="Cambria Math"/>
                        <w:i/>
                        <w:sz w:val="28"/>
                        <w:szCs w:val="28"/>
                      </w:rPr>
                    </m:ctrlPr>
                  </m:den>
                </m:f>
                <m:r>
                  <m:rPr/>
                  <w:rPr>
                    <w:rFonts w:ascii="Cambria Math" w:hAnsi="Cambria Math"/>
                    <w:sz w:val="28"/>
                    <w:szCs w:val="28"/>
                  </w:rPr>
                  <m:t>,</m:t>
                </m:r>
                <m:sSubSup>
                  <m:sSubSupPr>
                    <m:ctrlPr>
                      <w:rPr>
                        <w:rFonts w:ascii="Cambria Math" w:hAnsi="Cambria Math"/>
                        <w:i/>
                        <w:sz w:val="28"/>
                        <w:szCs w:val="28"/>
                      </w:rPr>
                    </m:ctrlPr>
                  </m:sSubSupPr>
                  <m:e>
                    <m:r>
                      <m:rPr/>
                      <w:rPr>
                        <w:rFonts w:ascii="Cambria Math" w:hAnsi="Cambria Math"/>
                        <w:sz w:val="28"/>
                        <w:szCs w:val="28"/>
                      </w:rPr>
                      <m:t>z</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up>
                    <m:r>
                      <m:rPr/>
                      <w:rPr>
                        <w:rFonts w:ascii="Cambria Math" w:hAnsi="Cambria Math"/>
                        <w:sz w:val="28"/>
                        <w:szCs w:val="28"/>
                      </w:rPr>
                      <m:t>t</m:t>
                    </m:r>
                    <m:ctrlPr>
                      <w:rPr>
                        <w:rFonts w:ascii="Cambria Math" w:hAnsi="Cambria Math"/>
                        <w:i/>
                        <w:sz w:val="28"/>
                        <w:szCs w:val="28"/>
                      </w:rPr>
                    </m:ctrlPr>
                  </m:sup>
                </m:sSubSup>
                <m:r>
                  <m:rPr/>
                  <w:rPr>
                    <w:rFonts w:ascii="Cambria Math" w:hAnsi="Cambria Math"/>
                    <w:sz w:val="28"/>
                    <w:szCs w:val="28"/>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m:rPr/>
                              <w:rPr>
                                <w:rFonts w:ascii="Cambria Math" w:hAnsi="Cambria Math"/>
                                <w:sz w:val="28"/>
                                <w:szCs w:val="28"/>
                              </w:rPr>
                              <m:t>z</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r>
                          <m:rPr/>
                          <w:rPr>
                            <w:rFonts w:ascii="Cambria Math" w:hAnsi="Cambria Math"/>
                            <w:sz w:val="28"/>
                            <w:szCs w:val="28"/>
                          </w:rPr>
                          <m:t>,  if m=y</m:t>
                        </m:r>
                        <m:ctrlPr>
                          <w:rPr>
                            <w:rFonts w:ascii="Cambria Math" w:hAnsi="Cambria Math"/>
                            <w:i/>
                            <w:sz w:val="28"/>
                            <w:szCs w:val="28"/>
                          </w:rPr>
                        </m:ctrlPr>
                      </m:e>
                      <m:e>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z</m:t>
                            </m:r>
                            <m:ctrlPr>
                              <w:rPr>
                                <w:rFonts w:ascii="Cambria Math" w:hAnsi="Cambria Math"/>
                                <w:i/>
                                <w:sz w:val="28"/>
                                <w:szCs w:val="28"/>
                              </w:rPr>
                            </m:ctrlPr>
                          </m:e>
                          <m:sub>
                            <m:r>
                              <m:rPr/>
                              <w:rPr>
                                <w:rFonts w:ascii="Cambria Math" w:hAnsi="Cambria Math"/>
                                <w:sz w:val="28"/>
                                <w:szCs w:val="28"/>
                              </w:rPr>
                              <m:t>m</m:t>
                            </m:r>
                            <m:ctrlPr>
                              <w:rPr>
                                <w:rFonts w:ascii="Cambria Math" w:hAnsi="Cambria Math"/>
                                <w:i/>
                                <w:sz w:val="28"/>
                                <w:szCs w:val="28"/>
                              </w:rPr>
                            </m:ctrlPr>
                          </m:sub>
                        </m:sSub>
                        <m:r>
                          <m:rPr/>
                          <w:rPr>
                            <w:rFonts w:ascii="Cambria Math" w:hAnsi="Cambria Math"/>
                            <w:sz w:val="28"/>
                            <w:szCs w:val="28"/>
                          </w:rPr>
                          <m:t>,  otℎerwise</m:t>
                        </m:r>
                        <m:ctrlPr>
                          <w:rPr>
                            <w:rFonts w:ascii="Cambria Math" w:hAnsi="Cambria Math"/>
                            <w:i/>
                            <w:sz w:val="28"/>
                            <w:szCs w:val="28"/>
                          </w:rPr>
                        </m:ctrlPr>
                      </m:e>
                    </m:eqArr>
                    <m:ctrlPr>
                      <w:rPr>
                        <w:rFonts w:ascii="Cambria Math" w:hAnsi="Cambria Math"/>
                        <w:i/>
                        <w:sz w:val="28"/>
                        <w:szCs w:val="28"/>
                      </w:rPr>
                    </m:ctrlPr>
                  </m:e>
                </m:d>
              </m:oMath>
            </m:oMathPara>
          </w:p>
        </w:tc>
        <w:tc>
          <w:tcPr>
            <w:tcW w:w="1581" w:type="dxa"/>
          </w:tcPr>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（12）</w:t>
            </w:r>
          </w:p>
        </w:tc>
      </w:tr>
    </w:tbl>
    <w:p>
      <w:pPr>
        <w:adjustRightInd w:val="0"/>
        <w:snapToGrid w:val="0"/>
        <w:spacing w:line="360" w:lineRule="auto"/>
        <w:textAlignment w:val="center"/>
        <w:rPr>
          <w:rFonts w:hAnsi="Cambria Math"/>
          <w:sz w:val="28"/>
          <w:szCs w:val="28"/>
        </w:rPr>
      </w:pPr>
      <w:r>
        <w:rPr>
          <w:rFonts w:ascii="宋体" w:hAnsi="宋体"/>
          <w:sz w:val="28"/>
          <w:szCs w:val="28"/>
        </w:rPr>
        <w:t>其中，</w:t>
      </w:r>
      <m:oMath>
        <m:sSub>
          <m:sSubPr>
            <m:ctrlPr>
              <w:rPr>
                <w:rFonts w:ascii="Cambria Math" w:hAnsi="Cambria Math"/>
                <w:i/>
                <w:sz w:val="28"/>
                <w:szCs w:val="28"/>
              </w:rPr>
            </m:ctrlPr>
          </m:sSubPr>
          <m:e>
            <m:r>
              <m:rPr/>
              <w:rPr>
                <w:rFonts w:ascii="Cambria Math" w:hAnsi="Cambria Math"/>
                <w:sz w:val="28"/>
                <w:szCs w:val="28"/>
              </w:rPr>
              <m:t>n</m:t>
            </m:r>
            <m:ctrlPr>
              <w:rPr>
                <w:rFonts w:ascii="Cambria Math" w:hAnsi="Cambria Math"/>
                <w:i/>
                <w:sz w:val="28"/>
                <w:szCs w:val="28"/>
              </w:rPr>
            </m:ctrlPr>
          </m:e>
          <m:sub>
            <m:r>
              <m:rPr/>
              <w:rPr>
                <w:rFonts w:ascii="Cambria Math" w:hAnsi="Cambria Math"/>
                <w:sz w:val="28"/>
                <w:szCs w:val="28"/>
              </w:rPr>
              <m:t>y</m:t>
            </m:r>
            <m:ctrlPr>
              <w:rPr>
                <w:rFonts w:ascii="Cambria Math" w:hAnsi="Cambria Math"/>
                <w:i/>
                <w:sz w:val="28"/>
                <w:szCs w:val="28"/>
              </w:rPr>
            </m:ctrlPr>
          </m:sub>
        </m:sSub>
      </m:oMath>
      <w:r>
        <w:rPr>
          <w:rFonts w:ascii="宋体" w:hAnsi="宋体"/>
          <w:sz w:val="28"/>
          <w:szCs w:val="28"/>
        </w:rPr>
        <w:t>表示</w:t>
      </w:r>
      <w:r>
        <w:rPr>
          <w:rFonts w:hint="eastAsia" w:ascii="宋体" w:hAnsi="宋体"/>
          <w:sz w:val="28"/>
          <w:szCs w:val="28"/>
        </w:rPr>
        <w:t>类别</w:t>
      </w:r>
      <m:oMath>
        <m:r>
          <m:rPr/>
          <w:rPr>
            <w:rFonts w:ascii="Cambria Math" w:hAnsi="Cambria Math"/>
            <w:sz w:val="28"/>
            <w:szCs w:val="28"/>
          </w:rPr>
          <m:t>y</m:t>
        </m:r>
      </m:oMath>
      <w:r>
        <w:rPr>
          <w:rFonts w:hint="eastAsia" w:ascii="宋体" w:hAnsi="宋体"/>
          <w:sz w:val="28"/>
          <w:szCs w:val="28"/>
        </w:rPr>
        <w:t>的样本数量；</w:t>
      </w:r>
      <m:oMath>
        <m:r>
          <m:rPr/>
          <w:rPr>
            <w:rFonts w:ascii="Cambria Math" w:hAnsi="Cambria Math"/>
            <w:sz w:val="28"/>
            <w:szCs w:val="28"/>
          </w:rPr>
          <m:t>βϵ[0,1)</m:t>
        </m:r>
      </m:oMath>
      <w:r>
        <w:rPr>
          <w:rFonts w:hint="eastAsia" w:ascii="宋体" w:hAnsi="宋体"/>
          <w:sz w:val="28"/>
          <w:szCs w:val="28"/>
        </w:rPr>
        <w:t>为样本量调节因子，用于控制有效样本量随</w:t>
      </w:r>
      <m:oMath>
        <m:sSub>
          <m:sSubPr>
            <m:ctrlPr>
              <w:rPr>
                <w:rFonts w:ascii="Cambria Math" w:hAnsi="Cambria Math"/>
                <w:i/>
                <w:sz w:val="28"/>
                <w:szCs w:val="28"/>
              </w:rPr>
            </m:ctrlPr>
          </m:sSubPr>
          <m:e>
            <m:r>
              <m:rPr/>
              <w:rPr>
                <w:rFonts w:ascii="Cambria Math" w:hAnsi="Cambria Math"/>
                <w:sz w:val="28"/>
                <w:szCs w:val="28"/>
              </w:rPr>
              <m:t>n</m:t>
            </m:r>
            <m:ctrlPr>
              <w:rPr>
                <w:rFonts w:ascii="Cambria Math" w:hAnsi="Cambria Math"/>
                <w:i/>
                <w:sz w:val="28"/>
                <w:szCs w:val="28"/>
              </w:rPr>
            </m:ctrlPr>
          </m:e>
          <m:sub>
            <m:r>
              <m:rPr/>
              <w:rPr>
                <w:rFonts w:ascii="Cambria Math" w:hAnsi="Cambria Math"/>
                <w:sz w:val="28"/>
                <w:szCs w:val="28"/>
              </w:rPr>
              <m:t>y</m:t>
            </m:r>
            <m:ctrlPr>
              <w:rPr>
                <w:rFonts w:ascii="Cambria Math" w:hAnsi="Cambria Math"/>
                <w:i/>
                <w:sz w:val="28"/>
                <w:szCs w:val="28"/>
              </w:rPr>
            </m:ctrlPr>
          </m:sub>
        </m:sSub>
      </m:oMath>
      <w:r>
        <w:rPr>
          <w:rFonts w:hint="eastAsia" w:ascii="宋体" w:hAnsi="宋体"/>
          <w:sz w:val="28"/>
          <w:szCs w:val="28"/>
        </w:rPr>
        <w:t>增加的增长速率；</w:t>
      </w:r>
      <m:oMath>
        <m:r>
          <m:rPr/>
          <w:rPr>
            <w:rFonts w:ascii="Cambria Math" w:hAnsi="Cambria Math"/>
            <w:sz w:val="28"/>
            <w:szCs w:val="28"/>
          </w:rPr>
          <m:t>γ≥0</m:t>
        </m:r>
      </m:oMath>
      <w:r>
        <w:rPr>
          <w:rFonts w:hint="eastAsia" w:ascii="宋体" w:hAnsi="宋体"/>
          <w:sz w:val="28"/>
          <w:szCs w:val="28"/>
        </w:rPr>
        <w:t>为权重平滑因子，用于调节易分类</w:t>
      </w:r>
      <w:r>
        <w:rPr>
          <w:rFonts w:ascii="宋体" w:hAnsi="宋体"/>
          <w:sz w:val="28"/>
          <w:szCs w:val="28"/>
        </w:rPr>
        <w:t>样本</w:t>
      </w:r>
      <w:r>
        <w:rPr>
          <w:rFonts w:hint="eastAsia" w:ascii="宋体" w:hAnsi="宋体"/>
          <w:sz w:val="28"/>
          <w:szCs w:val="28"/>
        </w:rPr>
        <w:t>的</w:t>
      </w:r>
      <w:r>
        <w:rPr>
          <w:rFonts w:ascii="宋体" w:hAnsi="宋体"/>
          <w:sz w:val="28"/>
          <w:szCs w:val="28"/>
        </w:rPr>
        <w:t>权重</w:t>
      </w:r>
      <w:r>
        <w:rPr>
          <w:rFonts w:hint="eastAsia" w:ascii="宋体" w:hAnsi="宋体"/>
          <w:sz w:val="28"/>
          <w:szCs w:val="28"/>
        </w:rPr>
        <w:t>衰减速率</w:t>
      </w:r>
      <w:r>
        <w:rPr>
          <w:rFonts w:hint="eastAsia" w:hAnsi="Cambria Math"/>
          <w:sz w:val="28"/>
          <w:szCs w:val="28"/>
        </w:rPr>
        <w:t>。</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bCs/>
          <w:sz w:val="28"/>
          <w:szCs w:val="28"/>
        </w:rPr>
        <w:t>本发明还提供了</w:t>
      </w:r>
      <w:r>
        <w:rPr>
          <w:rFonts w:hint="eastAsia" w:ascii="宋体" w:hAnsi="宋体"/>
          <w:bCs/>
          <w:kern w:val="44"/>
          <w:sz w:val="28"/>
          <w:szCs w:val="28"/>
        </w:rPr>
        <w:t>基于多尺度特征融合的无偏动物行为识别系统，包括</w:t>
      </w:r>
      <w:r>
        <w:rPr>
          <w:rFonts w:hint="eastAsia" w:ascii="宋体" w:hAnsi="宋体"/>
          <w:sz w:val="28"/>
          <w:szCs w:val="28"/>
        </w:rPr>
        <w:t>；</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特征提取模块，用于通过基于混合专家系统的多尺度特征融合模块，自适应地融合不同采样频率数据，以捕捉各类行为的特异性表征；</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行为分类模块，用于通过神经坍缩驱动的分类器校准模块，最大化不同类别分类器权重向量间的夹角，以实现在类别不均衡下的无偏动物行为分类；</w:t>
      </w:r>
    </w:p>
    <w:p>
      <w:pPr>
        <w:adjustRightInd w:val="0"/>
        <w:snapToGrid w:val="0"/>
        <w:spacing w:line="360" w:lineRule="auto"/>
        <w:ind w:firstLine="560" w:firstLineChars="200"/>
        <w:textAlignment w:val="center"/>
        <w:rPr>
          <w:rFonts w:hint="eastAsia" w:ascii="宋体" w:hAnsi="宋体"/>
          <w:sz w:val="28"/>
          <w:szCs w:val="28"/>
        </w:rPr>
      </w:pPr>
      <w:r>
        <w:rPr>
          <w:rFonts w:hint="eastAsia" w:ascii="宋体" w:hAnsi="宋体"/>
          <w:sz w:val="28"/>
          <w:szCs w:val="28"/>
        </w:rPr>
        <w:t>模型优化模块，用于采用类别平衡焦点损失作为损失函数对本方法提出的无偏动物行为分类模型进行优化。</w:t>
      </w:r>
    </w:p>
    <w:p>
      <w:pPr>
        <w:adjustRightInd w:val="0"/>
        <w:snapToGrid w:val="0"/>
        <w:spacing w:line="360" w:lineRule="auto"/>
        <w:ind w:firstLine="560" w:firstLineChars="200"/>
        <w:jc w:val="left"/>
        <w:textAlignment w:val="center"/>
        <w:rPr>
          <w:rFonts w:hint="eastAsia" w:ascii="宋体" w:hAnsi="宋体"/>
          <w:sz w:val="28"/>
          <w:szCs w:val="28"/>
        </w:rPr>
      </w:pPr>
      <w:r>
        <w:rPr>
          <w:rFonts w:hint="eastAsia" w:ascii="宋体" w:hAnsi="宋体"/>
          <w:bCs/>
          <w:kern w:val="44"/>
          <w:sz w:val="28"/>
          <w:szCs w:val="28"/>
        </w:rPr>
        <w:t>本发明与现有技术相比，有益效果是：（1）</w:t>
      </w:r>
      <w:r>
        <w:rPr>
          <w:rFonts w:hint="eastAsia" w:ascii="宋体" w:hAnsi="宋体"/>
          <w:sz w:val="28"/>
          <w:szCs w:val="28"/>
        </w:rPr>
        <w:t>本发明提出了一种基于多尺度特征融合的无偏动物行为识别方法，首次将研究重点转向单个特定行为的识别精度，通过同时优化特征定制和分类器校准的双重机制，突破了传统方法只关注整体行为分类准确率的局限；</w:t>
      </w:r>
    </w:p>
    <w:p>
      <w:pPr>
        <w:adjustRightInd w:val="0"/>
        <w:snapToGrid w:val="0"/>
        <w:spacing w:line="360" w:lineRule="auto"/>
        <w:ind w:firstLine="560" w:firstLineChars="200"/>
        <w:jc w:val="left"/>
        <w:textAlignment w:val="center"/>
        <w:rPr>
          <w:rFonts w:hint="eastAsia" w:ascii="宋体" w:hAnsi="宋体"/>
          <w:sz w:val="28"/>
          <w:szCs w:val="28"/>
        </w:rPr>
      </w:pPr>
      <w:r>
        <w:rPr>
          <w:rFonts w:hint="eastAsia" w:ascii="宋体" w:hAnsi="宋体"/>
          <w:sz w:val="28"/>
          <w:szCs w:val="28"/>
        </w:rPr>
        <w:t>（2）针对不同行为对采样频率的差异化需求，本发明设计了基于混合专家系统的多尺度特征融合模块；该模块通过构建多分支特征提取网络，实现了不同采样频率数据的自适应选择与融合；与现有方法不同，本发明方法无需依赖先验行为标签即可确定最优采样频率组合，通过最大化特征表达能力的优化准则，有效捕捉了各类行为的特异性表征，解决了传统单一采样频率难以适应多样化行为特征提取的技术瓶颈；</w:t>
      </w:r>
    </w:p>
    <w:p>
      <w:pPr>
        <w:adjustRightInd w:val="0"/>
        <w:snapToGrid w:val="0"/>
        <w:spacing w:line="360" w:lineRule="auto"/>
        <w:ind w:firstLine="560" w:firstLineChars="200"/>
        <w:jc w:val="left"/>
        <w:textAlignment w:val="center"/>
        <w:rPr>
          <w:rFonts w:hint="eastAsia" w:ascii="宋体" w:hAnsi="宋体"/>
          <w:sz w:val="28"/>
          <w:szCs w:val="28"/>
        </w:rPr>
      </w:pPr>
      <w:r>
        <w:rPr>
          <w:rFonts w:hint="eastAsia" w:ascii="宋体" w:hAnsi="宋体"/>
          <w:sz w:val="28"/>
          <w:szCs w:val="28"/>
        </w:rPr>
        <w:t>（3）为应对类别不均衡导致的分类器偏向性问题，本发明提出了神经坍缩驱动的分类器校准模块；该模块通过在分类器训练过程中引入等角紧框架约束，以最大化不同类别分类器权重向量间的夹角，显著提升了类间分离度；这一设计借鉴了均衡条件下分类器的理想内部结构特性，缓解了分类器在类别不均衡下的偏向现象，从而提高了少数行为类别的识别准确率</w:t>
      </w:r>
      <w:r>
        <w:rPr>
          <w:rFonts w:hint="eastAsia" w:ascii="宋体" w:hAnsi="宋体"/>
          <w:bCs/>
          <w:kern w:val="44"/>
          <w:sz w:val="28"/>
          <w:szCs w:val="28"/>
          <w:lang w:val="en-AU"/>
        </w:rPr>
        <w:t>。</w:t>
      </w:r>
    </w:p>
    <w:p>
      <w:pPr>
        <w:spacing w:before="60"/>
        <w:jc w:val="center"/>
        <w:rPr>
          <w:rFonts w:hint="eastAsia" w:ascii="宋体" w:hAnsi="宋体"/>
          <w:sz w:val="28"/>
          <w:szCs w:val="28"/>
        </w:rPr>
      </w:pPr>
    </w:p>
    <w:sectPr>
      <w:headerReference r:id="rId3" w:type="default"/>
      <w:footerReference r:id="rId4" w:type="default"/>
      <w:pgSz w:w="11906" w:h="16838"/>
      <w:pgMar w:top="1474" w:right="1021" w:bottom="1021" w:left="1474" w:header="851" w:footer="992" w:gutter="0"/>
      <w:pgNumType w:start="1"/>
      <w:cols w:space="720" w:num="1"/>
      <w:docGrid w:type="lines" w:linePitch="482" w:charSpace="15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PingFang SC Regular">
    <w:altName w:val="宋体"/>
    <w:panose1 w:val="00000000000000000000"/>
    <w:charset w:val="86"/>
    <w:family w:val="roman"/>
    <w:pitch w:val="default"/>
    <w:sig w:usb0="00000000" w:usb1="00000000" w:usb2="00000017"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4"/>
      </w:rPr>
    </w:pPr>
    <w:r>
      <w:fldChar w:fldCharType="begin"/>
    </w:r>
    <w:r>
      <w:rPr>
        <w:rStyle w:val="14"/>
      </w:rPr>
      <w:instrText xml:space="preserve">PAGE  </w:instrText>
    </w:r>
    <w:r>
      <w:fldChar w:fldCharType="separate"/>
    </w:r>
    <w:r>
      <w:rPr>
        <w:rStyle w:val="14"/>
      </w:rPr>
      <w:t>2</w:t>
    </w:r>
    <w:r>
      <w:fldChar w:fldCharType="end"/>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淼芸 彭">
    <w15:presenceInfo w15:providerId="Windows Live" w15:userId="e6de0d53d21e8d2a"/>
  </w15:person>
  <w15:person w15:author="微信用户">
    <w15:presenceInfo w15:providerId="WPS Office" w15:userId="39412551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247"/>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xYjNjMWQ1NjY1NWViMTI5YWQ3Y2E2OTI3YTU5ODIifQ=="/>
    <w:docVar w:name="KSO_WPS_MARK_KEY" w:val="eb88a2e0-d9c5-455a-b76e-22bcfe61a0d6"/>
  </w:docVars>
  <w:rsids>
    <w:rsidRoot w:val="00413DD8"/>
    <w:rsid w:val="00000099"/>
    <w:rsid w:val="00000404"/>
    <w:rsid w:val="000006CB"/>
    <w:rsid w:val="00000A3F"/>
    <w:rsid w:val="00000CC3"/>
    <w:rsid w:val="00000DEB"/>
    <w:rsid w:val="00001122"/>
    <w:rsid w:val="00001794"/>
    <w:rsid w:val="000018AD"/>
    <w:rsid w:val="00001F55"/>
    <w:rsid w:val="000021A0"/>
    <w:rsid w:val="000023D4"/>
    <w:rsid w:val="000024C6"/>
    <w:rsid w:val="000026DA"/>
    <w:rsid w:val="00002731"/>
    <w:rsid w:val="00002AB7"/>
    <w:rsid w:val="0000372D"/>
    <w:rsid w:val="000039C7"/>
    <w:rsid w:val="00004006"/>
    <w:rsid w:val="00004115"/>
    <w:rsid w:val="00004417"/>
    <w:rsid w:val="00004801"/>
    <w:rsid w:val="00004F1B"/>
    <w:rsid w:val="00005081"/>
    <w:rsid w:val="000053B3"/>
    <w:rsid w:val="00005E01"/>
    <w:rsid w:val="00005FCF"/>
    <w:rsid w:val="000060E1"/>
    <w:rsid w:val="00006253"/>
    <w:rsid w:val="00006940"/>
    <w:rsid w:val="00006972"/>
    <w:rsid w:val="00006A2D"/>
    <w:rsid w:val="00006B40"/>
    <w:rsid w:val="00006C48"/>
    <w:rsid w:val="00010021"/>
    <w:rsid w:val="00010489"/>
    <w:rsid w:val="00010C38"/>
    <w:rsid w:val="0001106C"/>
    <w:rsid w:val="00011145"/>
    <w:rsid w:val="00011DFB"/>
    <w:rsid w:val="00012B35"/>
    <w:rsid w:val="00012BF9"/>
    <w:rsid w:val="00012DB8"/>
    <w:rsid w:val="00012F9A"/>
    <w:rsid w:val="00013679"/>
    <w:rsid w:val="00013BE9"/>
    <w:rsid w:val="00013C63"/>
    <w:rsid w:val="00014A0A"/>
    <w:rsid w:val="00014F29"/>
    <w:rsid w:val="00014FE0"/>
    <w:rsid w:val="0001583D"/>
    <w:rsid w:val="00015BB9"/>
    <w:rsid w:val="00015E1D"/>
    <w:rsid w:val="00016413"/>
    <w:rsid w:val="00016845"/>
    <w:rsid w:val="00016931"/>
    <w:rsid w:val="00016A6D"/>
    <w:rsid w:val="00016BE6"/>
    <w:rsid w:val="00016F84"/>
    <w:rsid w:val="00017956"/>
    <w:rsid w:val="00017AC6"/>
    <w:rsid w:val="00017B15"/>
    <w:rsid w:val="00017F3A"/>
    <w:rsid w:val="000205DA"/>
    <w:rsid w:val="00020F1A"/>
    <w:rsid w:val="0002196E"/>
    <w:rsid w:val="000219F7"/>
    <w:rsid w:val="0002200D"/>
    <w:rsid w:val="000229C8"/>
    <w:rsid w:val="00022A05"/>
    <w:rsid w:val="00022CBC"/>
    <w:rsid w:val="00022D52"/>
    <w:rsid w:val="00024426"/>
    <w:rsid w:val="0002446B"/>
    <w:rsid w:val="00024F7B"/>
    <w:rsid w:val="00025029"/>
    <w:rsid w:val="00025148"/>
    <w:rsid w:val="0002522D"/>
    <w:rsid w:val="000252B7"/>
    <w:rsid w:val="00026961"/>
    <w:rsid w:val="00026DE7"/>
    <w:rsid w:val="0002700F"/>
    <w:rsid w:val="00027AED"/>
    <w:rsid w:val="00027B4F"/>
    <w:rsid w:val="00027CB4"/>
    <w:rsid w:val="00030147"/>
    <w:rsid w:val="00030A2D"/>
    <w:rsid w:val="00030C04"/>
    <w:rsid w:val="00030E6C"/>
    <w:rsid w:val="00031102"/>
    <w:rsid w:val="00031420"/>
    <w:rsid w:val="00031496"/>
    <w:rsid w:val="00031C09"/>
    <w:rsid w:val="00031FF6"/>
    <w:rsid w:val="00033261"/>
    <w:rsid w:val="000332DB"/>
    <w:rsid w:val="0003383F"/>
    <w:rsid w:val="00033D68"/>
    <w:rsid w:val="00033F1F"/>
    <w:rsid w:val="000342A2"/>
    <w:rsid w:val="00034AEF"/>
    <w:rsid w:val="00034C1B"/>
    <w:rsid w:val="00034F1C"/>
    <w:rsid w:val="00035016"/>
    <w:rsid w:val="000352A3"/>
    <w:rsid w:val="00035C76"/>
    <w:rsid w:val="0003618B"/>
    <w:rsid w:val="00036424"/>
    <w:rsid w:val="00036769"/>
    <w:rsid w:val="0003694B"/>
    <w:rsid w:val="000369B4"/>
    <w:rsid w:val="000369D3"/>
    <w:rsid w:val="00036C1F"/>
    <w:rsid w:val="0003722C"/>
    <w:rsid w:val="00037459"/>
    <w:rsid w:val="00037795"/>
    <w:rsid w:val="000378C0"/>
    <w:rsid w:val="0003793F"/>
    <w:rsid w:val="0004072B"/>
    <w:rsid w:val="000409AE"/>
    <w:rsid w:val="00040B43"/>
    <w:rsid w:val="0004153A"/>
    <w:rsid w:val="000417D0"/>
    <w:rsid w:val="00041CFD"/>
    <w:rsid w:val="00042181"/>
    <w:rsid w:val="0004245A"/>
    <w:rsid w:val="00042A10"/>
    <w:rsid w:val="00043282"/>
    <w:rsid w:val="0004369A"/>
    <w:rsid w:val="00043A76"/>
    <w:rsid w:val="00043CA2"/>
    <w:rsid w:val="0004400E"/>
    <w:rsid w:val="00044514"/>
    <w:rsid w:val="00044A62"/>
    <w:rsid w:val="00044D59"/>
    <w:rsid w:val="00045026"/>
    <w:rsid w:val="0004592B"/>
    <w:rsid w:val="00045AF2"/>
    <w:rsid w:val="00045C5E"/>
    <w:rsid w:val="00045D7E"/>
    <w:rsid w:val="00046379"/>
    <w:rsid w:val="00046476"/>
    <w:rsid w:val="00046511"/>
    <w:rsid w:val="00046A10"/>
    <w:rsid w:val="00046C95"/>
    <w:rsid w:val="00047309"/>
    <w:rsid w:val="00047336"/>
    <w:rsid w:val="0004750D"/>
    <w:rsid w:val="00047A30"/>
    <w:rsid w:val="00047AB0"/>
    <w:rsid w:val="00047CED"/>
    <w:rsid w:val="00047F7C"/>
    <w:rsid w:val="00050BA5"/>
    <w:rsid w:val="000513D7"/>
    <w:rsid w:val="0005210E"/>
    <w:rsid w:val="000525F8"/>
    <w:rsid w:val="00052797"/>
    <w:rsid w:val="00052AA0"/>
    <w:rsid w:val="00053216"/>
    <w:rsid w:val="00053403"/>
    <w:rsid w:val="000534A9"/>
    <w:rsid w:val="00053B79"/>
    <w:rsid w:val="00053D3D"/>
    <w:rsid w:val="00054520"/>
    <w:rsid w:val="00054920"/>
    <w:rsid w:val="00054AC8"/>
    <w:rsid w:val="00054D6E"/>
    <w:rsid w:val="000550E1"/>
    <w:rsid w:val="000562BF"/>
    <w:rsid w:val="00056805"/>
    <w:rsid w:val="00057368"/>
    <w:rsid w:val="0005756E"/>
    <w:rsid w:val="00057830"/>
    <w:rsid w:val="00057E6A"/>
    <w:rsid w:val="00060584"/>
    <w:rsid w:val="0006079C"/>
    <w:rsid w:val="00060CC5"/>
    <w:rsid w:val="00061599"/>
    <w:rsid w:val="00061849"/>
    <w:rsid w:val="00062013"/>
    <w:rsid w:val="0006211A"/>
    <w:rsid w:val="00062134"/>
    <w:rsid w:val="00062158"/>
    <w:rsid w:val="00062239"/>
    <w:rsid w:val="00062271"/>
    <w:rsid w:val="00062282"/>
    <w:rsid w:val="000622DC"/>
    <w:rsid w:val="000624D6"/>
    <w:rsid w:val="00062A03"/>
    <w:rsid w:val="00062BA1"/>
    <w:rsid w:val="00062EFD"/>
    <w:rsid w:val="00062F87"/>
    <w:rsid w:val="000634C7"/>
    <w:rsid w:val="000634FD"/>
    <w:rsid w:val="00063A01"/>
    <w:rsid w:val="0006481F"/>
    <w:rsid w:val="0006623D"/>
    <w:rsid w:val="00066862"/>
    <w:rsid w:val="00066C43"/>
    <w:rsid w:val="00066C60"/>
    <w:rsid w:val="0006733C"/>
    <w:rsid w:val="00067502"/>
    <w:rsid w:val="00067780"/>
    <w:rsid w:val="000678F4"/>
    <w:rsid w:val="00070055"/>
    <w:rsid w:val="00070158"/>
    <w:rsid w:val="00070514"/>
    <w:rsid w:val="00070797"/>
    <w:rsid w:val="00071067"/>
    <w:rsid w:val="00071076"/>
    <w:rsid w:val="000711A7"/>
    <w:rsid w:val="00071362"/>
    <w:rsid w:val="00071419"/>
    <w:rsid w:val="000719B6"/>
    <w:rsid w:val="00072A63"/>
    <w:rsid w:val="00073129"/>
    <w:rsid w:val="00073422"/>
    <w:rsid w:val="00073DB5"/>
    <w:rsid w:val="00074231"/>
    <w:rsid w:val="0007441B"/>
    <w:rsid w:val="000744AF"/>
    <w:rsid w:val="00074794"/>
    <w:rsid w:val="00074E85"/>
    <w:rsid w:val="000753B8"/>
    <w:rsid w:val="00075547"/>
    <w:rsid w:val="000763DA"/>
    <w:rsid w:val="000764C6"/>
    <w:rsid w:val="000765B6"/>
    <w:rsid w:val="000767AD"/>
    <w:rsid w:val="000768EC"/>
    <w:rsid w:val="00076C2A"/>
    <w:rsid w:val="00076EC1"/>
    <w:rsid w:val="0007736D"/>
    <w:rsid w:val="00077912"/>
    <w:rsid w:val="00077CBC"/>
    <w:rsid w:val="00077DF2"/>
    <w:rsid w:val="00077F2C"/>
    <w:rsid w:val="00080269"/>
    <w:rsid w:val="000803D0"/>
    <w:rsid w:val="00080987"/>
    <w:rsid w:val="00081A71"/>
    <w:rsid w:val="000826A8"/>
    <w:rsid w:val="00082861"/>
    <w:rsid w:val="000828A5"/>
    <w:rsid w:val="00083425"/>
    <w:rsid w:val="0008377F"/>
    <w:rsid w:val="00084837"/>
    <w:rsid w:val="00084E60"/>
    <w:rsid w:val="000850E5"/>
    <w:rsid w:val="000851E7"/>
    <w:rsid w:val="000855CF"/>
    <w:rsid w:val="000856A4"/>
    <w:rsid w:val="0008588E"/>
    <w:rsid w:val="00085B04"/>
    <w:rsid w:val="00085F82"/>
    <w:rsid w:val="00085FBE"/>
    <w:rsid w:val="0008649D"/>
    <w:rsid w:val="000864FB"/>
    <w:rsid w:val="00086546"/>
    <w:rsid w:val="00086872"/>
    <w:rsid w:val="00086AC7"/>
    <w:rsid w:val="00087395"/>
    <w:rsid w:val="00087563"/>
    <w:rsid w:val="00087673"/>
    <w:rsid w:val="00087C85"/>
    <w:rsid w:val="00087E01"/>
    <w:rsid w:val="00090196"/>
    <w:rsid w:val="0009024C"/>
    <w:rsid w:val="00090741"/>
    <w:rsid w:val="0009081B"/>
    <w:rsid w:val="00090A4C"/>
    <w:rsid w:val="00090F1B"/>
    <w:rsid w:val="000910FF"/>
    <w:rsid w:val="000916B4"/>
    <w:rsid w:val="000918AC"/>
    <w:rsid w:val="00091F61"/>
    <w:rsid w:val="000921A6"/>
    <w:rsid w:val="000923CE"/>
    <w:rsid w:val="00092DAE"/>
    <w:rsid w:val="00092F4D"/>
    <w:rsid w:val="000930AA"/>
    <w:rsid w:val="00093275"/>
    <w:rsid w:val="000937DB"/>
    <w:rsid w:val="0009393E"/>
    <w:rsid w:val="00094154"/>
    <w:rsid w:val="000944A0"/>
    <w:rsid w:val="000949E2"/>
    <w:rsid w:val="00094B12"/>
    <w:rsid w:val="00094C6F"/>
    <w:rsid w:val="00094DBE"/>
    <w:rsid w:val="00094E61"/>
    <w:rsid w:val="0009512F"/>
    <w:rsid w:val="0009549D"/>
    <w:rsid w:val="00095A06"/>
    <w:rsid w:val="00096582"/>
    <w:rsid w:val="00096BFB"/>
    <w:rsid w:val="00096C46"/>
    <w:rsid w:val="00096C80"/>
    <w:rsid w:val="00097306"/>
    <w:rsid w:val="000973B6"/>
    <w:rsid w:val="00097FD7"/>
    <w:rsid w:val="000A0145"/>
    <w:rsid w:val="000A01FD"/>
    <w:rsid w:val="000A025E"/>
    <w:rsid w:val="000A06B0"/>
    <w:rsid w:val="000A0C62"/>
    <w:rsid w:val="000A10C3"/>
    <w:rsid w:val="000A1504"/>
    <w:rsid w:val="000A15D0"/>
    <w:rsid w:val="000A1830"/>
    <w:rsid w:val="000A1945"/>
    <w:rsid w:val="000A19FA"/>
    <w:rsid w:val="000A19FF"/>
    <w:rsid w:val="000A29C5"/>
    <w:rsid w:val="000A2F45"/>
    <w:rsid w:val="000A2F4E"/>
    <w:rsid w:val="000A2FB0"/>
    <w:rsid w:val="000A322C"/>
    <w:rsid w:val="000A3403"/>
    <w:rsid w:val="000A396A"/>
    <w:rsid w:val="000A3A9C"/>
    <w:rsid w:val="000A3ABB"/>
    <w:rsid w:val="000A426A"/>
    <w:rsid w:val="000A44F9"/>
    <w:rsid w:val="000A4663"/>
    <w:rsid w:val="000A4DA8"/>
    <w:rsid w:val="000A4DC9"/>
    <w:rsid w:val="000A5425"/>
    <w:rsid w:val="000A5E97"/>
    <w:rsid w:val="000A62F6"/>
    <w:rsid w:val="000A69BE"/>
    <w:rsid w:val="000A6D4A"/>
    <w:rsid w:val="000A71DB"/>
    <w:rsid w:val="000A72EA"/>
    <w:rsid w:val="000A752E"/>
    <w:rsid w:val="000A75FD"/>
    <w:rsid w:val="000A7907"/>
    <w:rsid w:val="000B026E"/>
    <w:rsid w:val="000B0435"/>
    <w:rsid w:val="000B0563"/>
    <w:rsid w:val="000B0593"/>
    <w:rsid w:val="000B09D5"/>
    <w:rsid w:val="000B0F90"/>
    <w:rsid w:val="000B10F4"/>
    <w:rsid w:val="000B114B"/>
    <w:rsid w:val="000B1B3F"/>
    <w:rsid w:val="000B1D8B"/>
    <w:rsid w:val="000B211D"/>
    <w:rsid w:val="000B2212"/>
    <w:rsid w:val="000B2514"/>
    <w:rsid w:val="000B273E"/>
    <w:rsid w:val="000B2760"/>
    <w:rsid w:val="000B2DB4"/>
    <w:rsid w:val="000B3D0C"/>
    <w:rsid w:val="000B48E4"/>
    <w:rsid w:val="000B4970"/>
    <w:rsid w:val="000B4B32"/>
    <w:rsid w:val="000B4EBA"/>
    <w:rsid w:val="000B4EF2"/>
    <w:rsid w:val="000B4F1D"/>
    <w:rsid w:val="000B5289"/>
    <w:rsid w:val="000B537F"/>
    <w:rsid w:val="000B5B0F"/>
    <w:rsid w:val="000B6333"/>
    <w:rsid w:val="000B63A3"/>
    <w:rsid w:val="000B734D"/>
    <w:rsid w:val="000B74A0"/>
    <w:rsid w:val="000B7BA8"/>
    <w:rsid w:val="000B7DA5"/>
    <w:rsid w:val="000C0138"/>
    <w:rsid w:val="000C02AE"/>
    <w:rsid w:val="000C058D"/>
    <w:rsid w:val="000C05C7"/>
    <w:rsid w:val="000C05E7"/>
    <w:rsid w:val="000C0E1D"/>
    <w:rsid w:val="000C0FEA"/>
    <w:rsid w:val="000C106F"/>
    <w:rsid w:val="000C18AE"/>
    <w:rsid w:val="000C1A48"/>
    <w:rsid w:val="000C2044"/>
    <w:rsid w:val="000C20D3"/>
    <w:rsid w:val="000C237B"/>
    <w:rsid w:val="000C294E"/>
    <w:rsid w:val="000C331B"/>
    <w:rsid w:val="000C3661"/>
    <w:rsid w:val="000C4354"/>
    <w:rsid w:val="000C47C1"/>
    <w:rsid w:val="000C49ED"/>
    <w:rsid w:val="000C4B23"/>
    <w:rsid w:val="000C4DE8"/>
    <w:rsid w:val="000C4FF4"/>
    <w:rsid w:val="000C5535"/>
    <w:rsid w:val="000C5555"/>
    <w:rsid w:val="000C5F19"/>
    <w:rsid w:val="000C5FD8"/>
    <w:rsid w:val="000C6187"/>
    <w:rsid w:val="000C6733"/>
    <w:rsid w:val="000C67E5"/>
    <w:rsid w:val="000C67F2"/>
    <w:rsid w:val="000C6CA8"/>
    <w:rsid w:val="000C6DA1"/>
    <w:rsid w:val="000C70A5"/>
    <w:rsid w:val="000C75A9"/>
    <w:rsid w:val="000C7A4B"/>
    <w:rsid w:val="000C7E7D"/>
    <w:rsid w:val="000C7FD7"/>
    <w:rsid w:val="000D01F3"/>
    <w:rsid w:val="000D0509"/>
    <w:rsid w:val="000D05C9"/>
    <w:rsid w:val="000D0AC8"/>
    <w:rsid w:val="000D0DB6"/>
    <w:rsid w:val="000D0F13"/>
    <w:rsid w:val="000D1965"/>
    <w:rsid w:val="000D1C56"/>
    <w:rsid w:val="000D1ED2"/>
    <w:rsid w:val="000D2229"/>
    <w:rsid w:val="000D2C60"/>
    <w:rsid w:val="000D2F4D"/>
    <w:rsid w:val="000D3011"/>
    <w:rsid w:val="000D33C6"/>
    <w:rsid w:val="000D3400"/>
    <w:rsid w:val="000D34DD"/>
    <w:rsid w:val="000D3841"/>
    <w:rsid w:val="000D3FE0"/>
    <w:rsid w:val="000D4FF1"/>
    <w:rsid w:val="000D56D6"/>
    <w:rsid w:val="000D57E9"/>
    <w:rsid w:val="000D5AAC"/>
    <w:rsid w:val="000D5E40"/>
    <w:rsid w:val="000D61A7"/>
    <w:rsid w:val="000D621F"/>
    <w:rsid w:val="000D7CA4"/>
    <w:rsid w:val="000E0180"/>
    <w:rsid w:val="000E035A"/>
    <w:rsid w:val="000E08B1"/>
    <w:rsid w:val="000E0AD6"/>
    <w:rsid w:val="000E1435"/>
    <w:rsid w:val="000E160E"/>
    <w:rsid w:val="000E1628"/>
    <w:rsid w:val="000E1951"/>
    <w:rsid w:val="000E1BB1"/>
    <w:rsid w:val="000E2372"/>
    <w:rsid w:val="000E24EE"/>
    <w:rsid w:val="000E259E"/>
    <w:rsid w:val="000E2E5A"/>
    <w:rsid w:val="000E2EE2"/>
    <w:rsid w:val="000E3862"/>
    <w:rsid w:val="000E4305"/>
    <w:rsid w:val="000E43E2"/>
    <w:rsid w:val="000E4560"/>
    <w:rsid w:val="000E46F4"/>
    <w:rsid w:val="000E4812"/>
    <w:rsid w:val="000E5B07"/>
    <w:rsid w:val="000E5B46"/>
    <w:rsid w:val="000E6076"/>
    <w:rsid w:val="000E630C"/>
    <w:rsid w:val="000E6D88"/>
    <w:rsid w:val="000E6D93"/>
    <w:rsid w:val="000E6F17"/>
    <w:rsid w:val="000E75D6"/>
    <w:rsid w:val="000E7C2E"/>
    <w:rsid w:val="000E7FF7"/>
    <w:rsid w:val="000F02A7"/>
    <w:rsid w:val="000F041A"/>
    <w:rsid w:val="000F04CA"/>
    <w:rsid w:val="000F101E"/>
    <w:rsid w:val="000F145F"/>
    <w:rsid w:val="000F19E6"/>
    <w:rsid w:val="000F1E34"/>
    <w:rsid w:val="000F1F5D"/>
    <w:rsid w:val="000F24B0"/>
    <w:rsid w:val="000F24FA"/>
    <w:rsid w:val="000F25CE"/>
    <w:rsid w:val="000F2818"/>
    <w:rsid w:val="000F2A64"/>
    <w:rsid w:val="000F2C29"/>
    <w:rsid w:val="000F2FBF"/>
    <w:rsid w:val="000F35FE"/>
    <w:rsid w:val="000F4CCC"/>
    <w:rsid w:val="000F4CCE"/>
    <w:rsid w:val="000F506A"/>
    <w:rsid w:val="000F5915"/>
    <w:rsid w:val="000F5C13"/>
    <w:rsid w:val="000F5C95"/>
    <w:rsid w:val="000F60C1"/>
    <w:rsid w:val="000F746C"/>
    <w:rsid w:val="000F75A3"/>
    <w:rsid w:val="000F7658"/>
    <w:rsid w:val="0010021E"/>
    <w:rsid w:val="00100BED"/>
    <w:rsid w:val="00100E17"/>
    <w:rsid w:val="00101419"/>
    <w:rsid w:val="00101F77"/>
    <w:rsid w:val="0010289F"/>
    <w:rsid w:val="00102D9A"/>
    <w:rsid w:val="001032E9"/>
    <w:rsid w:val="00103613"/>
    <w:rsid w:val="001037C6"/>
    <w:rsid w:val="00104067"/>
    <w:rsid w:val="001042CF"/>
    <w:rsid w:val="00104BD5"/>
    <w:rsid w:val="001052D0"/>
    <w:rsid w:val="00105349"/>
    <w:rsid w:val="00105958"/>
    <w:rsid w:val="00105965"/>
    <w:rsid w:val="00105D51"/>
    <w:rsid w:val="00105E09"/>
    <w:rsid w:val="00106705"/>
    <w:rsid w:val="00106831"/>
    <w:rsid w:val="00107300"/>
    <w:rsid w:val="00107321"/>
    <w:rsid w:val="001077AF"/>
    <w:rsid w:val="00107904"/>
    <w:rsid w:val="00107C97"/>
    <w:rsid w:val="00107E5C"/>
    <w:rsid w:val="001100B3"/>
    <w:rsid w:val="001110D1"/>
    <w:rsid w:val="00112B9F"/>
    <w:rsid w:val="00113015"/>
    <w:rsid w:val="00113271"/>
    <w:rsid w:val="00113578"/>
    <w:rsid w:val="00113D4F"/>
    <w:rsid w:val="00113E91"/>
    <w:rsid w:val="00114238"/>
    <w:rsid w:val="00114CDC"/>
    <w:rsid w:val="00114DC6"/>
    <w:rsid w:val="00114F17"/>
    <w:rsid w:val="00115005"/>
    <w:rsid w:val="001158D2"/>
    <w:rsid w:val="001159C0"/>
    <w:rsid w:val="00115E0A"/>
    <w:rsid w:val="00116427"/>
    <w:rsid w:val="0011703C"/>
    <w:rsid w:val="00117233"/>
    <w:rsid w:val="001172AB"/>
    <w:rsid w:val="001174EE"/>
    <w:rsid w:val="0011769C"/>
    <w:rsid w:val="00117875"/>
    <w:rsid w:val="00117929"/>
    <w:rsid w:val="00120066"/>
    <w:rsid w:val="00120CFF"/>
    <w:rsid w:val="001212B6"/>
    <w:rsid w:val="00121322"/>
    <w:rsid w:val="00121959"/>
    <w:rsid w:val="00122004"/>
    <w:rsid w:val="00122661"/>
    <w:rsid w:val="00123525"/>
    <w:rsid w:val="00123788"/>
    <w:rsid w:val="00124506"/>
    <w:rsid w:val="001246F1"/>
    <w:rsid w:val="00125067"/>
    <w:rsid w:val="00125479"/>
    <w:rsid w:val="00125780"/>
    <w:rsid w:val="00125830"/>
    <w:rsid w:val="00125948"/>
    <w:rsid w:val="00125CCD"/>
    <w:rsid w:val="00125D79"/>
    <w:rsid w:val="00125F08"/>
    <w:rsid w:val="0012631F"/>
    <w:rsid w:val="00126977"/>
    <w:rsid w:val="001270D5"/>
    <w:rsid w:val="0012718B"/>
    <w:rsid w:val="001273AC"/>
    <w:rsid w:val="00127E50"/>
    <w:rsid w:val="00130208"/>
    <w:rsid w:val="00130445"/>
    <w:rsid w:val="001304F2"/>
    <w:rsid w:val="001305E3"/>
    <w:rsid w:val="001309AE"/>
    <w:rsid w:val="00130ABB"/>
    <w:rsid w:val="00130C1D"/>
    <w:rsid w:val="0013148E"/>
    <w:rsid w:val="00131A1E"/>
    <w:rsid w:val="00131BB4"/>
    <w:rsid w:val="00131F65"/>
    <w:rsid w:val="00132573"/>
    <w:rsid w:val="00132B12"/>
    <w:rsid w:val="0013347C"/>
    <w:rsid w:val="00133AB2"/>
    <w:rsid w:val="00133B09"/>
    <w:rsid w:val="00133CBE"/>
    <w:rsid w:val="00133DD5"/>
    <w:rsid w:val="0013400D"/>
    <w:rsid w:val="00134110"/>
    <w:rsid w:val="0013440A"/>
    <w:rsid w:val="00134511"/>
    <w:rsid w:val="00134756"/>
    <w:rsid w:val="00134839"/>
    <w:rsid w:val="0013485A"/>
    <w:rsid w:val="00134920"/>
    <w:rsid w:val="00134F58"/>
    <w:rsid w:val="00135419"/>
    <w:rsid w:val="00135579"/>
    <w:rsid w:val="001358C7"/>
    <w:rsid w:val="00136223"/>
    <w:rsid w:val="001362AF"/>
    <w:rsid w:val="0013632B"/>
    <w:rsid w:val="00136366"/>
    <w:rsid w:val="00136826"/>
    <w:rsid w:val="00136E87"/>
    <w:rsid w:val="00136FB8"/>
    <w:rsid w:val="001370B2"/>
    <w:rsid w:val="0013712A"/>
    <w:rsid w:val="0013721A"/>
    <w:rsid w:val="001372DE"/>
    <w:rsid w:val="001376E0"/>
    <w:rsid w:val="00140251"/>
    <w:rsid w:val="0014025B"/>
    <w:rsid w:val="001402BF"/>
    <w:rsid w:val="00140EE1"/>
    <w:rsid w:val="00141272"/>
    <w:rsid w:val="0014147F"/>
    <w:rsid w:val="0014167E"/>
    <w:rsid w:val="00141CAC"/>
    <w:rsid w:val="00141EC4"/>
    <w:rsid w:val="00142578"/>
    <w:rsid w:val="00142B7A"/>
    <w:rsid w:val="00143298"/>
    <w:rsid w:val="0014363C"/>
    <w:rsid w:val="00143A05"/>
    <w:rsid w:val="00143B3E"/>
    <w:rsid w:val="00144009"/>
    <w:rsid w:val="0014440D"/>
    <w:rsid w:val="00144740"/>
    <w:rsid w:val="0014485E"/>
    <w:rsid w:val="00144FAB"/>
    <w:rsid w:val="00145065"/>
    <w:rsid w:val="001450A8"/>
    <w:rsid w:val="001455B1"/>
    <w:rsid w:val="001456CF"/>
    <w:rsid w:val="00145825"/>
    <w:rsid w:val="00145863"/>
    <w:rsid w:val="00145B38"/>
    <w:rsid w:val="00145C84"/>
    <w:rsid w:val="0014647A"/>
    <w:rsid w:val="00146E47"/>
    <w:rsid w:val="001470FB"/>
    <w:rsid w:val="0014787C"/>
    <w:rsid w:val="00147A7B"/>
    <w:rsid w:val="00147C34"/>
    <w:rsid w:val="00147EB5"/>
    <w:rsid w:val="001501B2"/>
    <w:rsid w:val="001504DA"/>
    <w:rsid w:val="00150589"/>
    <w:rsid w:val="00150C56"/>
    <w:rsid w:val="00150DD1"/>
    <w:rsid w:val="00151150"/>
    <w:rsid w:val="00151412"/>
    <w:rsid w:val="00151877"/>
    <w:rsid w:val="00151F0D"/>
    <w:rsid w:val="00151FAE"/>
    <w:rsid w:val="00152273"/>
    <w:rsid w:val="00152401"/>
    <w:rsid w:val="001528A3"/>
    <w:rsid w:val="00152F01"/>
    <w:rsid w:val="00153006"/>
    <w:rsid w:val="001536AB"/>
    <w:rsid w:val="00153F25"/>
    <w:rsid w:val="00153FC4"/>
    <w:rsid w:val="00154536"/>
    <w:rsid w:val="00154FBF"/>
    <w:rsid w:val="00154FF2"/>
    <w:rsid w:val="00155112"/>
    <w:rsid w:val="001551F1"/>
    <w:rsid w:val="00155346"/>
    <w:rsid w:val="00155874"/>
    <w:rsid w:val="001559DD"/>
    <w:rsid w:val="00155AA5"/>
    <w:rsid w:val="00155BD0"/>
    <w:rsid w:val="00156629"/>
    <w:rsid w:val="00156726"/>
    <w:rsid w:val="001567D9"/>
    <w:rsid w:val="00156910"/>
    <w:rsid w:val="00156D82"/>
    <w:rsid w:val="0015707A"/>
    <w:rsid w:val="00157210"/>
    <w:rsid w:val="001573C0"/>
    <w:rsid w:val="00160064"/>
    <w:rsid w:val="00160079"/>
    <w:rsid w:val="001609CF"/>
    <w:rsid w:val="00160DAF"/>
    <w:rsid w:val="001611E2"/>
    <w:rsid w:val="00161292"/>
    <w:rsid w:val="00161C24"/>
    <w:rsid w:val="00162020"/>
    <w:rsid w:val="001629AB"/>
    <w:rsid w:val="00162F50"/>
    <w:rsid w:val="00163278"/>
    <w:rsid w:val="001638CC"/>
    <w:rsid w:val="00163DE7"/>
    <w:rsid w:val="001646DD"/>
    <w:rsid w:val="001650AB"/>
    <w:rsid w:val="001653CB"/>
    <w:rsid w:val="0016545A"/>
    <w:rsid w:val="00165531"/>
    <w:rsid w:val="0016641E"/>
    <w:rsid w:val="00166C8A"/>
    <w:rsid w:val="001670A8"/>
    <w:rsid w:val="0016726E"/>
    <w:rsid w:val="001674DA"/>
    <w:rsid w:val="00167519"/>
    <w:rsid w:val="001676F7"/>
    <w:rsid w:val="00167E6D"/>
    <w:rsid w:val="001702A7"/>
    <w:rsid w:val="00170BC9"/>
    <w:rsid w:val="00171AA9"/>
    <w:rsid w:val="001720DC"/>
    <w:rsid w:val="00172A9E"/>
    <w:rsid w:val="0017323F"/>
    <w:rsid w:val="001736BB"/>
    <w:rsid w:val="0017451B"/>
    <w:rsid w:val="00174F9D"/>
    <w:rsid w:val="0017511D"/>
    <w:rsid w:val="00175236"/>
    <w:rsid w:val="00175276"/>
    <w:rsid w:val="001759E1"/>
    <w:rsid w:val="00175B32"/>
    <w:rsid w:val="00175BF8"/>
    <w:rsid w:val="00175E01"/>
    <w:rsid w:val="001767D5"/>
    <w:rsid w:val="001768DC"/>
    <w:rsid w:val="00176C9C"/>
    <w:rsid w:val="00177238"/>
    <w:rsid w:val="00177ABF"/>
    <w:rsid w:val="00177B3B"/>
    <w:rsid w:val="00177C08"/>
    <w:rsid w:val="001801FC"/>
    <w:rsid w:val="001806F6"/>
    <w:rsid w:val="00180714"/>
    <w:rsid w:val="00180FCB"/>
    <w:rsid w:val="0018130C"/>
    <w:rsid w:val="00181526"/>
    <w:rsid w:val="00182293"/>
    <w:rsid w:val="00182822"/>
    <w:rsid w:val="00182B11"/>
    <w:rsid w:val="00182CF3"/>
    <w:rsid w:val="001832B0"/>
    <w:rsid w:val="00183545"/>
    <w:rsid w:val="00183D34"/>
    <w:rsid w:val="0018477A"/>
    <w:rsid w:val="00184C3A"/>
    <w:rsid w:val="00184E9C"/>
    <w:rsid w:val="0018503E"/>
    <w:rsid w:val="001851CF"/>
    <w:rsid w:val="0018683C"/>
    <w:rsid w:val="00186950"/>
    <w:rsid w:val="00186C2C"/>
    <w:rsid w:val="00186F2D"/>
    <w:rsid w:val="001878E9"/>
    <w:rsid w:val="0019042B"/>
    <w:rsid w:val="001908B4"/>
    <w:rsid w:val="00191024"/>
    <w:rsid w:val="0019125F"/>
    <w:rsid w:val="00191AC6"/>
    <w:rsid w:val="00191AF6"/>
    <w:rsid w:val="00192074"/>
    <w:rsid w:val="00193070"/>
    <w:rsid w:val="001932FF"/>
    <w:rsid w:val="0019383F"/>
    <w:rsid w:val="00193B68"/>
    <w:rsid w:val="00193CCE"/>
    <w:rsid w:val="00194131"/>
    <w:rsid w:val="001949F3"/>
    <w:rsid w:val="00194D10"/>
    <w:rsid w:val="00194E0C"/>
    <w:rsid w:val="00194E85"/>
    <w:rsid w:val="00194FD2"/>
    <w:rsid w:val="001967AD"/>
    <w:rsid w:val="00196A77"/>
    <w:rsid w:val="00196AEA"/>
    <w:rsid w:val="00196E9C"/>
    <w:rsid w:val="0019708F"/>
    <w:rsid w:val="00197254"/>
    <w:rsid w:val="001976F9"/>
    <w:rsid w:val="00197863"/>
    <w:rsid w:val="00197DB2"/>
    <w:rsid w:val="00197F53"/>
    <w:rsid w:val="001A041A"/>
    <w:rsid w:val="001A067A"/>
    <w:rsid w:val="001A08C4"/>
    <w:rsid w:val="001A09C2"/>
    <w:rsid w:val="001A0DD8"/>
    <w:rsid w:val="001A28A0"/>
    <w:rsid w:val="001A33E3"/>
    <w:rsid w:val="001A3B8B"/>
    <w:rsid w:val="001A3EB2"/>
    <w:rsid w:val="001A4249"/>
    <w:rsid w:val="001A441E"/>
    <w:rsid w:val="001A444D"/>
    <w:rsid w:val="001A456B"/>
    <w:rsid w:val="001A47AB"/>
    <w:rsid w:val="001A47EE"/>
    <w:rsid w:val="001A5180"/>
    <w:rsid w:val="001A54FD"/>
    <w:rsid w:val="001A551E"/>
    <w:rsid w:val="001A553D"/>
    <w:rsid w:val="001A56EC"/>
    <w:rsid w:val="001A5854"/>
    <w:rsid w:val="001A5992"/>
    <w:rsid w:val="001A5A6A"/>
    <w:rsid w:val="001A5B60"/>
    <w:rsid w:val="001A6943"/>
    <w:rsid w:val="001A6ABD"/>
    <w:rsid w:val="001A7258"/>
    <w:rsid w:val="001A7311"/>
    <w:rsid w:val="001A78D9"/>
    <w:rsid w:val="001A7AC0"/>
    <w:rsid w:val="001B0072"/>
    <w:rsid w:val="001B0205"/>
    <w:rsid w:val="001B05B4"/>
    <w:rsid w:val="001B0AD8"/>
    <w:rsid w:val="001B0AE8"/>
    <w:rsid w:val="001B0E82"/>
    <w:rsid w:val="001B1337"/>
    <w:rsid w:val="001B1566"/>
    <w:rsid w:val="001B1696"/>
    <w:rsid w:val="001B1B2B"/>
    <w:rsid w:val="001B26A1"/>
    <w:rsid w:val="001B26EE"/>
    <w:rsid w:val="001B2971"/>
    <w:rsid w:val="001B2B91"/>
    <w:rsid w:val="001B2BBF"/>
    <w:rsid w:val="001B2F2F"/>
    <w:rsid w:val="001B3119"/>
    <w:rsid w:val="001B33EB"/>
    <w:rsid w:val="001B3783"/>
    <w:rsid w:val="001B3A7B"/>
    <w:rsid w:val="001B3B63"/>
    <w:rsid w:val="001B3C14"/>
    <w:rsid w:val="001B43C3"/>
    <w:rsid w:val="001B47A9"/>
    <w:rsid w:val="001B47CC"/>
    <w:rsid w:val="001B4E7A"/>
    <w:rsid w:val="001B5D42"/>
    <w:rsid w:val="001B6013"/>
    <w:rsid w:val="001B6245"/>
    <w:rsid w:val="001B6461"/>
    <w:rsid w:val="001B6712"/>
    <w:rsid w:val="001B6836"/>
    <w:rsid w:val="001B6AF8"/>
    <w:rsid w:val="001B7082"/>
    <w:rsid w:val="001B7349"/>
    <w:rsid w:val="001B7691"/>
    <w:rsid w:val="001B7965"/>
    <w:rsid w:val="001B7D55"/>
    <w:rsid w:val="001B7FE3"/>
    <w:rsid w:val="001C00C8"/>
    <w:rsid w:val="001C043C"/>
    <w:rsid w:val="001C05B4"/>
    <w:rsid w:val="001C0A54"/>
    <w:rsid w:val="001C0FA5"/>
    <w:rsid w:val="001C14B5"/>
    <w:rsid w:val="001C19E5"/>
    <w:rsid w:val="001C1CFD"/>
    <w:rsid w:val="001C1D94"/>
    <w:rsid w:val="001C22E6"/>
    <w:rsid w:val="001C2726"/>
    <w:rsid w:val="001C28E0"/>
    <w:rsid w:val="001C2AFC"/>
    <w:rsid w:val="001C2C78"/>
    <w:rsid w:val="001C3387"/>
    <w:rsid w:val="001C34EE"/>
    <w:rsid w:val="001C36D5"/>
    <w:rsid w:val="001C425C"/>
    <w:rsid w:val="001C4445"/>
    <w:rsid w:val="001C4489"/>
    <w:rsid w:val="001C4DEA"/>
    <w:rsid w:val="001C4E0A"/>
    <w:rsid w:val="001C565F"/>
    <w:rsid w:val="001C5DF7"/>
    <w:rsid w:val="001C61E1"/>
    <w:rsid w:val="001C6231"/>
    <w:rsid w:val="001C6271"/>
    <w:rsid w:val="001C6475"/>
    <w:rsid w:val="001C6789"/>
    <w:rsid w:val="001C6A3F"/>
    <w:rsid w:val="001C6D56"/>
    <w:rsid w:val="001C768A"/>
    <w:rsid w:val="001C7D9E"/>
    <w:rsid w:val="001C7E90"/>
    <w:rsid w:val="001D0085"/>
    <w:rsid w:val="001D014F"/>
    <w:rsid w:val="001D06F2"/>
    <w:rsid w:val="001D0C39"/>
    <w:rsid w:val="001D0F52"/>
    <w:rsid w:val="001D14FC"/>
    <w:rsid w:val="001D16AB"/>
    <w:rsid w:val="001D1CEC"/>
    <w:rsid w:val="001D1D2E"/>
    <w:rsid w:val="001D1FD1"/>
    <w:rsid w:val="001D2073"/>
    <w:rsid w:val="001D20E2"/>
    <w:rsid w:val="001D2C5E"/>
    <w:rsid w:val="001D3189"/>
    <w:rsid w:val="001D34D4"/>
    <w:rsid w:val="001D3559"/>
    <w:rsid w:val="001D3B0E"/>
    <w:rsid w:val="001D411B"/>
    <w:rsid w:val="001D4130"/>
    <w:rsid w:val="001D47C9"/>
    <w:rsid w:val="001D5091"/>
    <w:rsid w:val="001D5785"/>
    <w:rsid w:val="001D59FC"/>
    <w:rsid w:val="001D5AB3"/>
    <w:rsid w:val="001D5C4C"/>
    <w:rsid w:val="001D6BCA"/>
    <w:rsid w:val="001D6E5A"/>
    <w:rsid w:val="001D70B1"/>
    <w:rsid w:val="001D70C5"/>
    <w:rsid w:val="001D7157"/>
    <w:rsid w:val="001D74A0"/>
    <w:rsid w:val="001D7AD4"/>
    <w:rsid w:val="001E00D5"/>
    <w:rsid w:val="001E0432"/>
    <w:rsid w:val="001E0651"/>
    <w:rsid w:val="001E0F17"/>
    <w:rsid w:val="001E1097"/>
    <w:rsid w:val="001E17FB"/>
    <w:rsid w:val="001E187E"/>
    <w:rsid w:val="001E1B5C"/>
    <w:rsid w:val="001E1DD6"/>
    <w:rsid w:val="001E2E1E"/>
    <w:rsid w:val="001E3370"/>
    <w:rsid w:val="001E39EE"/>
    <w:rsid w:val="001E3B29"/>
    <w:rsid w:val="001E4747"/>
    <w:rsid w:val="001E479C"/>
    <w:rsid w:val="001E48EA"/>
    <w:rsid w:val="001E4D8D"/>
    <w:rsid w:val="001E4FE2"/>
    <w:rsid w:val="001E5EBF"/>
    <w:rsid w:val="001E602C"/>
    <w:rsid w:val="001E7325"/>
    <w:rsid w:val="001E7956"/>
    <w:rsid w:val="001E7C6E"/>
    <w:rsid w:val="001E7E17"/>
    <w:rsid w:val="001F0806"/>
    <w:rsid w:val="001F0A5F"/>
    <w:rsid w:val="001F0D7B"/>
    <w:rsid w:val="001F0F10"/>
    <w:rsid w:val="001F10B1"/>
    <w:rsid w:val="001F1142"/>
    <w:rsid w:val="001F1507"/>
    <w:rsid w:val="001F1DF9"/>
    <w:rsid w:val="001F1E94"/>
    <w:rsid w:val="001F22D6"/>
    <w:rsid w:val="001F286B"/>
    <w:rsid w:val="001F2A50"/>
    <w:rsid w:val="001F2DCA"/>
    <w:rsid w:val="001F3B93"/>
    <w:rsid w:val="001F3FEE"/>
    <w:rsid w:val="001F40C8"/>
    <w:rsid w:val="001F43D0"/>
    <w:rsid w:val="001F45C1"/>
    <w:rsid w:val="001F4F70"/>
    <w:rsid w:val="001F52CF"/>
    <w:rsid w:val="001F556E"/>
    <w:rsid w:val="001F57EE"/>
    <w:rsid w:val="001F5A85"/>
    <w:rsid w:val="001F5D19"/>
    <w:rsid w:val="001F611E"/>
    <w:rsid w:val="001F636E"/>
    <w:rsid w:val="001F64CB"/>
    <w:rsid w:val="001F6A06"/>
    <w:rsid w:val="001F6AC2"/>
    <w:rsid w:val="001F7010"/>
    <w:rsid w:val="001F7120"/>
    <w:rsid w:val="001F73ED"/>
    <w:rsid w:val="001F783F"/>
    <w:rsid w:val="001F78B4"/>
    <w:rsid w:val="001F7C7E"/>
    <w:rsid w:val="001F7EFE"/>
    <w:rsid w:val="00200209"/>
    <w:rsid w:val="0020043B"/>
    <w:rsid w:val="0020057F"/>
    <w:rsid w:val="002012E4"/>
    <w:rsid w:val="00201872"/>
    <w:rsid w:val="0020189D"/>
    <w:rsid w:val="00202A23"/>
    <w:rsid w:val="00202B39"/>
    <w:rsid w:val="00203359"/>
    <w:rsid w:val="002034A4"/>
    <w:rsid w:val="0020383C"/>
    <w:rsid w:val="00203877"/>
    <w:rsid w:val="00203931"/>
    <w:rsid w:val="00203E5D"/>
    <w:rsid w:val="0020430A"/>
    <w:rsid w:val="00204F71"/>
    <w:rsid w:val="00205365"/>
    <w:rsid w:val="0020548E"/>
    <w:rsid w:val="00205688"/>
    <w:rsid w:val="00205CDE"/>
    <w:rsid w:val="00205DB1"/>
    <w:rsid w:val="002063B7"/>
    <w:rsid w:val="002068B3"/>
    <w:rsid w:val="002068E3"/>
    <w:rsid w:val="0020711A"/>
    <w:rsid w:val="002074AF"/>
    <w:rsid w:val="002075C0"/>
    <w:rsid w:val="0020785F"/>
    <w:rsid w:val="00207A75"/>
    <w:rsid w:val="00207CA5"/>
    <w:rsid w:val="00207FCA"/>
    <w:rsid w:val="00210CB7"/>
    <w:rsid w:val="00210E2C"/>
    <w:rsid w:val="00210F92"/>
    <w:rsid w:val="00211077"/>
    <w:rsid w:val="00211460"/>
    <w:rsid w:val="00211F25"/>
    <w:rsid w:val="00212BC6"/>
    <w:rsid w:val="0021327B"/>
    <w:rsid w:val="0021385D"/>
    <w:rsid w:val="00213B10"/>
    <w:rsid w:val="00213D90"/>
    <w:rsid w:val="002146A8"/>
    <w:rsid w:val="00214951"/>
    <w:rsid w:val="00214AD6"/>
    <w:rsid w:val="002151F5"/>
    <w:rsid w:val="002158C2"/>
    <w:rsid w:val="00216A7E"/>
    <w:rsid w:val="00216C4A"/>
    <w:rsid w:val="002176CB"/>
    <w:rsid w:val="0021778D"/>
    <w:rsid w:val="00217900"/>
    <w:rsid w:val="00217B1E"/>
    <w:rsid w:val="00217D27"/>
    <w:rsid w:val="00220BEE"/>
    <w:rsid w:val="00220EFD"/>
    <w:rsid w:val="00220FA4"/>
    <w:rsid w:val="0022152E"/>
    <w:rsid w:val="0022163A"/>
    <w:rsid w:val="00221BFD"/>
    <w:rsid w:val="0022216A"/>
    <w:rsid w:val="00222E80"/>
    <w:rsid w:val="002233F8"/>
    <w:rsid w:val="00223463"/>
    <w:rsid w:val="00223495"/>
    <w:rsid w:val="00223986"/>
    <w:rsid w:val="00223D29"/>
    <w:rsid w:val="00223DA9"/>
    <w:rsid w:val="00223FA2"/>
    <w:rsid w:val="002246C6"/>
    <w:rsid w:val="00224765"/>
    <w:rsid w:val="002247BA"/>
    <w:rsid w:val="002249B0"/>
    <w:rsid w:val="00225512"/>
    <w:rsid w:val="00225652"/>
    <w:rsid w:val="00225917"/>
    <w:rsid w:val="00226143"/>
    <w:rsid w:val="00226B84"/>
    <w:rsid w:val="00226C82"/>
    <w:rsid w:val="00227502"/>
    <w:rsid w:val="002276ED"/>
    <w:rsid w:val="002306D3"/>
    <w:rsid w:val="002307AE"/>
    <w:rsid w:val="00230CD0"/>
    <w:rsid w:val="002312C4"/>
    <w:rsid w:val="00231B7B"/>
    <w:rsid w:val="00232A0F"/>
    <w:rsid w:val="00232BB0"/>
    <w:rsid w:val="00232F19"/>
    <w:rsid w:val="00233296"/>
    <w:rsid w:val="00233889"/>
    <w:rsid w:val="0023394B"/>
    <w:rsid w:val="00233C1B"/>
    <w:rsid w:val="002340E2"/>
    <w:rsid w:val="0023420C"/>
    <w:rsid w:val="0023490A"/>
    <w:rsid w:val="00234B71"/>
    <w:rsid w:val="00234BE9"/>
    <w:rsid w:val="00234FCF"/>
    <w:rsid w:val="0023538A"/>
    <w:rsid w:val="0023542F"/>
    <w:rsid w:val="00235636"/>
    <w:rsid w:val="00235A9F"/>
    <w:rsid w:val="00235EF0"/>
    <w:rsid w:val="00235FFC"/>
    <w:rsid w:val="002360FE"/>
    <w:rsid w:val="00236284"/>
    <w:rsid w:val="002362FE"/>
    <w:rsid w:val="00236415"/>
    <w:rsid w:val="0023647C"/>
    <w:rsid w:val="00236519"/>
    <w:rsid w:val="00236718"/>
    <w:rsid w:val="002367E3"/>
    <w:rsid w:val="002378A9"/>
    <w:rsid w:val="002400F1"/>
    <w:rsid w:val="0024027C"/>
    <w:rsid w:val="00240374"/>
    <w:rsid w:val="00240D72"/>
    <w:rsid w:val="002410A2"/>
    <w:rsid w:val="002410FC"/>
    <w:rsid w:val="00241675"/>
    <w:rsid w:val="00241F55"/>
    <w:rsid w:val="00242076"/>
    <w:rsid w:val="002423AF"/>
    <w:rsid w:val="002425C2"/>
    <w:rsid w:val="00242928"/>
    <w:rsid w:val="00242B9B"/>
    <w:rsid w:val="00242B9D"/>
    <w:rsid w:val="00242E30"/>
    <w:rsid w:val="00242F38"/>
    <w:rsid w:val="00243673"/>
    <w:rsid w:val="00243BBD"/>
    <w:rsid w:val="00243FF4"/>
    <w:rsid w:val="002447A5"/>
    <w:rsid w:val="00244D60"/>
    <w:rsid w:val="002451EE"/>
    <w:rsid w:val="00245521"/>
    <w:rsid w:val="00245F84"/>
    <w:rsid w:val="00245FE5"/>
    <w:rsid w:val="0024626A"/>
    <w:rsid w:val="002464A6"/>
    <w:rsid w:val="0024684D"/>
    <w:rsid w:val="002469FD"/>
    <w:rsid w:val="00246C5D"/>
    <w:rsid w:val="00246EFD"/>
    <w:rsid w:val="0024771E"/>
    <w:rsid w:val="00247BBD"/>
    <w:rsid w:val="00247D7B"/>
    <w:rsid w:val="00250857"/>
    <w:rsid w:val="00250864"/>
    <w:rsid w:val="0025121B"/>
    <w:rsid w:val="00251A4F"/>
    <w:rsid w:val="00251ED1"/>
    <w:rsid w:val="0025214D"/>
    <w:rsid w:val="0025230E"/>
    <w:rsid w:val="00252340"/>
    <w:rsid w:val="0025291D"/>
    <w:rsid w:val="00252C3C"/>
    <w:rsid w:val="00252C5A"/>
    <w:rsid w:val="00252F90"/>
    <w:rsid w:val="002535F2"/>
    <w:rsid w:val="0025382D"/>
    <w:rsid w:val="00254095"/>
    <w:rsid w:val="00254681"/>
    <w:rsid w:val="00254BFE"/>
    <w:rsid w:val="00254C48"/>
    <w:rsid w:val="00255608"/>
    <w:rsid w:val="00255DC3"/>
    <w:rsid w:val="00256254"/>
    <w:rsid w:val="00256266"/>
    <w:rsid w:val="002563AF"/>
    <w:rsid w:val="00256DAC"/>
    <w:rsid w:val="00256FD4"/>
    <w:rsid w:val="002574EE"/>
    <w:rsid w:val="002575C2"/>
    <w:rsid w:val="00257747"/>
    <w:rsid w:val="0025781C"/>
    <w:rsid w:val="00257925"/>
    <w:rsid w:val="00257E50"/>
    <w:rsid w:val="0026016E"/>
    <w:rsid w:val="00260290"/>
    <w:rsid w:val="002604B8"/>
    <w:rsid w:val="00260980"/>
    <w:rsid w:val="00260FE9"/>
    <w:rsid w:val="00261309"/>
    <w:rsid w:val="002617B2"/>
    <w:rsid w:val="0026197A"/>
    <w:rsid w:val="00261DE7"/>
    <w:rsid w:val="00262202"/>
    <w:rsid w:val="002623A9"/>
    <w:rsid w:val="002625AD"/>
    <w:rsid w:val="00262A26"/>
    <w:rsid w:val="00262A4E"/>
    <w:rsid w:val="00262B8E"/>
    <w:rsid w:val="00262C51"/>
    <w:rsid w:val="00263015"/>
    <w:rsid w:val="002643F6"/>
    <w:rsid w:val="00264B37"/>
    <w:rsid w:val="00264D14"/>
    <w:rsid w:val="00264EBB"/>
    <w:rsid w:val="00264F1B"/>
    <w:rsid w:val="002653A6"/>
    <w:rsid w:val="0026553E"/>
    <w:rsid w:val="0026585A"/>
    <w:rsid w:val="0026586E"/>
    <w:rsid w:val="00265917"/>
    <w:rsid w:val="00265A1C"/>
    <w:rsid w:val="0026657D"/>
    <w:rsid w:val="00266589"/>
    <w:rsid w:val="00267387"/>
    <w:rsid w:val="00267388"/>
    <w:rsid w:val="00267C58"/>
    <w:rsid w:val="00267C7F"/>
    <w:rsid w:val="00267FB9"/>
    <w:rsid w:val="002705AA"/>
    <w:rsid w:val="00270C2F"/>
    <w:rsid w:val="00270CFD"/>
    <w:rsid w:val="002710CC"/>
    <w:rsid w:val="002719BF"/>
    <w:rsid w:val="00271EF8"/>
    <w:rsid w:val="00271F9E"/>
    <w:rsid w:val="002723F2"/>
    <w:rsid w:val="00272767"/>
    <w:rsid w:val="00272AAB"/>
    <w:rsid w:val="00272C2E"/>
    <w:rsid w:val="0027334B"/>
    <w:rsid w:val="00273571"/>
    <w:rsid w:val="002738B6"/>
    <w:rsid w:val="00273C51"/>
    <w:rsid w:val="00273D83"/>
    <w:rsid w:val="0027406D"/>
    <w:rsid w:val="00274400"/>
    <w:rsid w:val="00274C8D"/>
    <w:rsid w:val="002750E7"/>
    <w:rsid w:val="002756C0"/>
    <w:rsid w:val="002758D0"/>
    <w:rsid w:val="00275B78"/>
    <w:rsid w:val="00277143"/>
    <w:rsid w:val="00277C88"/>
    <w:rsid w:val="00280424"/>
    <w:rsid w:val="002805E6"/>
    <w:rsid w:val="002806BE"/>
    <w:rsid w:val="00280C12"/>
    <w:rsid w:val="00280EAC"/>
    <w:rsid w:val="00280F62"/>
    <w:rsid w:val="00281535"/>
    <w:rsid w:val="00281958"/>
    <w:rsid w:val="00282042"/>
    <w:rsid w:val="00282262"/>
    <w:rsid w:val="00282748"/>
    <w:rsid w:val="00282AC4"/>
    <w:rsid w:val="00282C6F"/>
    <w:rsid w:val="00282D5B"/>
    <w:rsid w:val="002832D2"/>
    <w:rsid w:val="00283C99"/>
    <w:rsid w:val="0028440B"/>
    <w:rsid w:val="0028463E"/>
    <w:rsid w:val="00284C49"/>
    <w:rsid w:val="002854F7"/>
    <w:rsid w:val="00285B6A"/>
    <w:rsid w:val="0028617F"/>
    <w:rsid w:val="0028636F"/>
    <w:rsid w:val="002864BF"/>
    <w:rsid w:val="002866AE"/>
    <w:rsid w:val="00286A93"/>
    <w:rsid w:val="0028736A"/>
    <w:rsid w:val="00287B41"/>
    <w:rsid w:val="00287BD0"/>
    <w:rsid w:val="002901B6"/>
    <w:rsid w:val="00290733"/>
    <w:rsid w:val="00290CD6"/>
    <w:rsid w:val="002919F8"/>
    <w:rsid w:val="00291D8D"/>
    <w:rsid w:val="0029255B"/>
    <w:rsid w:val="00292887"/>
    <w:rsid w:val="00292CBD"/>
    <w:rsid w:val="00292D28"/>
    <w:rsid w:val="00292E35"/>
    <w:rsid w:val="00293431"/>
    <w:rsid w:val="00293762"/>
    <w:rsid w:val="00293E18"/>
    <w:rsid w:val="00293E61"/>
    <w:rsid w:val="00293F9B"/>
    <w:rsid w:val="0029425B"/>
    <w:rsid w:val="002942F3"/>
    <w:rsid w:val="0029457C"/>
    <w:rsid w:val="00294A06"/>
    <w:rsid w:val="00294FD5"/>
    <w:rsid w:val="00295012"/>
    <w:rsid w:val="002956DA"/>
    <w:rsid w:val="00295772"/>
    <w:rsid w:val="00295C59"/>
    <w:rsid w:val="00296784"/>
    <w:rsid w:val="002969C3"/>
    <w:rsid w:val="0029727A"/>
    <w:rsid w:val="002972EB"/>
    <w:rsid w:val="00297C3A"/>
    <w:rsid w:val="002A024F"/>
    <w:rsid w:val="002A036C"/>
    <w:rsid w:val="002A0435"/>
    <w:rsid w:val="002A06E1"/>
    <w:rsid w:val="002A15E4"/>
    <w:rsid w:val="002A16E6"/>
    <w:rsid w:val="002A1824"/>
    <w:rsid w:val="002A1EDB"/>
    <w:rsid w:val="002A20B1"/>
    <w:rsid w:val="002A2EBD"/>
    <w:rsid w:val="002A2F21"/>
    <w:rsid w:val="002A3B42"/>
    <w:rsid w:val="002A4081"/>
    <w:rsid w:val="002A4768"/>
    <w:rsid w:val="002A4CA0"/>
    <w:rsid w:val="002A4DBB"/>
    <w:rsid w:val="002A4E67"/>
    <w:rsid w:val="002A5452"/>
    <w:rsid w:val="002A5775"/>
    <w:rsid w:val="002A5D41"/>
    <w:rsid w:val="002A61AC"/>
    <w:rsid w:val="002A61DC"/>
    <w:rsid w:val="002A67E0"/>
    <w:rsid w:val="002A6BE3"/>
    <w:rsid w:val="002A706F"/>
    <w:rsid w:val="002A75E4"/>
    <w:rsid w:val="002A7EA8"/>
    <w:rsid w:val="002B096B"/>
    <w:rsid w:val="002B0ACB"/>
    <w:rsid w:val="002B0C6A"/>
    <w:rsid w:val="002B0F8A"/>
    <w:rsid w:val="002B111F"/>
    <w:rsid w:val="002B1209"/>
    <w:rsid w:val="002B1315"/>
    <w:rsid w:val="002B171D"/>
    <w:rsid w:val="002B1AA7"/>
    <w:rsid w:val="002B1DFB"/>
    <w:rsid w:val="002B1E5F"/>
    <w:rsid w:val="002B345B"/>
    <w:rsid w:val="002B3565"/>
    <w:rsid w:val="002B38BD"/>
    <w:rsid w:val="002B4648"/>
    <w:rsid w:val="002B46EE"/>
    <w:rsid w:val="002B4B29"/>
    <w:rsid w:val="002B4FF1"/>
    <w:rsid w:val="002B53E7"/>
    <w:rsid w:val="002B5A3B"/>
    <w:rsid w:val="002B6373"/>
    <w:rsid w:val="002B6490"/>
    <w:rsid w:val="002B6AEA"/>
    <w:rsid w:val="002B700A"/>
    <w:rsid w:val="002B744E"/>
    <w:rsid w:val="002B7CC6"/>
    <w:rsid w:val="002C0F57"/>
    <w:rsid w:val="002C0F88"/>
    <w:rsid w:val="002C146F"/>
    <w:rsid w:val="002C14C3"/>
    <w:rsid w:val="002C16C8"/>
    <w:rsid w:val="002C18A8"/>
    <w:rsid w:val="002C1C6F"/>
    <w:rsid w:val="002C1C85"/>
    <w:rsid w:val="002C1CE8"/>
    <w:rsid w:val="002C2168"/>
    <w:rsid w:val="002C2373"/>
    <w:rsid w:val="002C24A3"/>
    <w:rsid w:val="002C2A13"/>
    <w:rsid w:val="002C2A18"/>
    <w:rsid w:val="002C3436"/>
    <w:rsid w:val="002C36C6"/>
    <w:rsid w:val="002C3854"/>
    <w:rsid w:val="002C395A"/>
    <w:rsid w:val="002C399D"/>
    <w:rsid w:val="002C3C57"/>
    <w:rsid w:val="002C3D0A"/>
    <w:rsid w:val="002C417E"/>
    <w:rsid w:val="002C480F"/>
    <w:rsid w:val="002C4C53"/>
    <w:rsid w:val="002C4DCC"/>
    <w:rsid w:val="002C5F1C"/>
    <w:rsid w:val="002C6039"/>
    <w:rsid w:val="002C60BF"/>
    <w:rsid w:val="002C64F4"/>
    <w:rsid w:val="002C6585"/>
    <w:rsid w:val="002C67EE"/>
    <w:rsid w:val="002C6839"/>
    <w:rsid w:val="002C6A17"/>
    <w:rsid w:val="002C7184"/>
    <w:rsid w:val="002C7800"/>
    <w:rsid w:val="002C79C6"/>
    <w:rsid w:val="002C7DCB"/>
    <w:rsid w:val="002D084E"/>
    <w:rsid w:val="002D087F"/>
    <w:rsid w:val="002D0A98"/>
    <w:rsid w:val="002D1467"/>
    <w:rsid w:val="002D16B5"/>
    <w:rsid w:val="002D2065"/>
    <w:rsid w:val="002D26C7"/>
    <w:rsid w:val="002D2763"/>
    <w:rsid w:val="002D34D2"/>
    <w:rsid w:val="002D35F5"/>
    <w:rsid w:val="002D4A10"/>
    <w:rsid w:val="002D4ED8"/>
    <w:rsid w:val="002D5231"/>
    <w:rsid w:val="002D55B0"/>
    <w:rsid w:val="002D55F1"/>
    <w:rsid w:val="002D5A11"/>
    <w:rsid w:val="002D5CD9"/>
    <w:rsid w:val="002D6126"/>
    <w:rsid w:val="002D61AC"/>
    <w:rsid w:val="002D6684"/>
    <w:rsid w:val="002D678D"/>
    <w:rsid w:val="002D6815"/>
    <w:rsid w:val="002D6BA0"/>
    <w:rsid w:val="002D73F7"/>
    <w:rsid w:val="002D75AC"/>
    <w:rsid w:val="002D75D1"/>
    <w:rsid w:val="002D7B8D"/>
    <w:rsid w:val="002D7C17"/>
    <w:rsid w:val="002D7DFC"/>
    <w:rsid w:val="002D7E53"/>
    <w:rsid w:val="002E0E6E"/>
    <w:rsid w:val="002E1D9E"/>
    <w:rsid w:val="002E2F5D"/>
    <w:rsid w:val="002E3313"/>
    <w:rsid w:val="002E3356"/>
    <w:rsid w:val="002E387D"/>
    <w:rsid w:val="002E38D1"/>
    <w:rsid w:val="002E3C07"/>
    <w:rsid w:val="002E4476"/>
    <w:rsid w:val="002E4610"/>
    <w:rsid w:val="002E46D3"/>
    <w:rsid w:val="002E4ACE"/>
    <w:rsid w:val="002E5910"/>
    <w:rsid w:val="002E5AB7"/>
    <w:rsid w:val="002E5C18"/>
    <w:rsid w:val="002E5D8F"/>
    <w:rsid w:val="002E5F73"/>
    <w:rsid w:val="002E6514"/>
    <w:rsid w:val="002E6BA1"/>
    <w:rsid w:val="002E6F05"/>
    <w:rsid w:val="002E7448"/>
    <w:rsid w:val="002E7AA1"/>
    <w:rsid w:val="002E7BF3"/>
    <w:rsid w:val="002E7EA5"/>
    <w:rsid w:val="002E7FFD"/>
    <w:rsid w:val="002F0715"/>
    <w:rsid w:val="002F0BCC"/>
    <w:rsid w:val="002F1102"/>
    <w:rsid w:val="002F14F8"/>
    <w:rsid w:val="002F1887"/>
    <w:rsid w:val="002F1B94"/>
    <w:rsid w:val="002F1D8E"/>
    <w:rsid w:val="002F1E85"/>
    <w:rsid w:val="002F2395"/>
    <w:rsid w:val="002F26A9"/>
    <w:rsid w:val="002F2A56"/>
    <w:rsid w:val="002F3040"/>
    <w:rsid w:val="002F3081"/>
    <w:rsid w:val="002F3448"/>
    <w:rsid w:val="002F37EC"/>
    <w:rsid w:val="002F3A66"/>
    <w:rsid w:val="002F3F91"/>
    <w:rsid w:val="002F3F9A"/>
    <w:rsid w:val="002F407E"/>
    <w:rsid w:val="002F4621"/>
    <w:rsid w:val="002F4BAA"/>
    <w:rsid w:val="002F50B0"/>
    <w:rsid w:val="002F50D8"/>
    <w:rsid w:val="002F5B00"/>
    <w:rsid w:val="002F5CD1"/>
    <w:rsid w:val="002F5EE9"/>
    <w:rsid w:val="002F5F66"/>
    <w:rsid w:val="002F65C3"/>
    <w:rsid w:val="002F6A4C"/>
    <w:rsid w:val="002F6E6B"/>
    <w:rsid w:val="002F71C7"/>
    <w:rsid w:val="002F7837"/>
    <w:rsid w:val="002F7AE9"/>
    <w:rsid w:val="002F7B50"/>
    <w:rsid w:val="002F7C81"/>
    <w:rsid w:val="002F7E96"/>
    <w:rsid w:val="00300205"/>
    <w:rsid w:val="003006F4"/>
    <w:rsid w:val="00300B52"/>
    <w:rsid w:val="0030198A"/>
    <w:rsid w:val="00301B7F"/>
    <w:rsid w:val="00302229"/>
    <w:rsid w:val="00302394"/>
    <w:rsid w:val="003025F9"/>
    <w:rsid w:val="003026FF"/>
    <w:rsid w:val="00302807"/>
    <w:rsid w:val="00302BA3"/>
    <w:rsid w:val="00303428"/>
    <w:rsid w:val="00303CFE"/>
    <w:rsid w:val="0030402C"/>
    <w:rsid w:val="00304160"/>
    <w:rsid w:val="00304204"/>
    <w:rsid w:val="00304D3B"/>
    <w:rsid w:val="00304F83"/>
    <w:rsid w:val="00305220"/>
    <w:rsid w:val="003055CE"/>
    <w:rsid w:val="003058C7"/>
    <w:rsid w:val="00305A34"/>
    <w:rsid w:val="00305A6C"/>
    <w:rsid w:val="00305C64"/>
    <w:rsid w:val="003074D5"/>
    <w:rsid w:val="00307538"/>
    <w:rsid w:val="00307618"/>
    <w:rsid w:val="00307F0F"/>
    <w:rsid w:val="00310514"/>
    <w:rsid w:val="00310ADE"/>
    <w:rsid w:val="00310D97"/>
    <w:rsid w:val="00310ECD"/>
    <w:rsid w:val="00310FCB"/>
    <w:rsid w:val="00311235"/>
    <w:rsid w:val="00311A38"/>
    <w:rsid w:val="00311F69"/>
    <w:rsid w:val="003122FD"/>
    <w:rsid w:val="00312542"/>
    <w:rsid w:val="003125C3"/>
    <w:rsid w:val="0031275B"/>
    <w:rsid w:val="00312873"/>
    <w:rsid w:val="00313029"/>
    <w:rsid w:val="003132AD"/>
    <w:rsid w:val="0031354A"/>
    <w:rsid w:val="0031367B"/>
    <w:rsid w:val="00313714"/>
    <w:rsid w:val="00313741"/>
    <w:rsid w:val="0031407C"/>
    <w:rsid w:val="003142D3"/>
    <w:rsid w:val="0031524D"/>
    <w:rsid w:val="00315308"/>
    <w:rsid w:val="003156D8"/>
    <w:rsid w:val="00315861"/>
    <w:rsid w:val="00315A7A"/>
    <w:rsid w:val="003169DA"/>
    <w:rsid w:val="00316A1D"/>
    <w:rsid w:val="00316C05"/>
    <w:rsid w:val="00316F30"/>
    <w:rsid w:val="00317CF3"/>
    <w:rsid w:val="00320402"/>
    <w:rsid w:val="003206A9"/>
    <w:rsid w:val="003208E4"/>
    <w:rsid w:val="003212B1"/>
    <w:rsid w:val="00321307"/>
    <w:rsid w:val="0032132A"/>
    <w:rsid w:val="00321575"/>
    <w:rsid w:val="00321F2C"/>
    <w:rsid w:val="00322349"/>
    <w:rsid w:val="003227F6"/>
    <w:rsid w:val="00322B14"/>
    <w:rsid w:val="00322D7D"/>
    <w:rsid w:val="0032325B"/>
    <w:rsid w:val="0032364E"/>
    <w:rsid w:val="0032365F"/>
    <w:rsid w:val="00323835"/>
    <w:rsid w:val="00323CEE"/>
    <w:rsid w:val="0032433A"/>
    <w:rsid w:val="00324BE9"/>
    <w:rsid w:val="00324E47"/>
    <w:rsid w:val="0032563F"/>
    <w:rsid w:val="00325F87"/>
    <w:rsid w:val="00325F8C"/>
    <w:rsid w:val="0032603A"/>
    <w:rsid w:val="00326475"/>
    <w:rsid w:val="003267E5"/>
    <w:rsid w:val="003269FD"/>
    <w:rsid w:val="00327064"/>
    <w:rsid w:val="003275D1"/>
    <w:rsid w:val="003277EC"/>
    <w:rsid w:val="003278A9"/>
    <w:rsid w:val="00327B7B"/>
    <w:rsid w:val="003305F3"/>
    <w:rsid w:val="00330BDB"/>
    <w:rsid w:val="00330D7A"/>
    <w:rsid w:val="00331276"/>
    <w:rsid w:val="0033167C"/>
    <w:rsid w:val="00331C53"/>
    <w:rsid w:val="0033210B"/>
    <w:rsid w:val="0033223F"/>
    <w:rsid w:val="00332C0A"/>
    <w:rsid w:val="00332D22"/>
    <w:rsid w:val="00332DBD"/>
    <w:rsid w:val="00332DE9"/>
    <w:rsid w:val="00333026"/>
    <w:rsid w:val="00333266"/>
    <w:rsid w:val="0033352F"/>
    <w:rsid w:val="0033391C"/>
    <w:rsid w:val="00334026"/>
    <w:rsid w:val="00334083"/>
    <w:rsid w:val="00334C38"/>
    <w:rsid w:val="00334CFC"/>
    <w:rsid w:val="00334D93"/>
    <w:rsid w:val="00335115"/>
    <w:rsid w:val="00336372"/>
    <w:rsid w:val="0033654E"/>
    <w:rsid w:val="003374BC"/>
    <w:rsid w:val="003376E8"/>
    <w:rsid w:val="00337A24"/>
    <w:rsid w:val="00340765"/>
    <w:rsid w:val="00341350"/>
    <w:rsid w:val="00341461"/>
    <w:rsid w:val="003415E1"/>
    <w:rsid w:val="003418C8"/>
    <w:rsid w:val="0034199E"/>
    <w:rsid w:val="00341A93"/>
    <w:rsid w:val="00341B7C"/>
    <w:rsid w:val="00341C41"/>
    <w:rsid w:val="00341C7C"/>
    <w:rsid w:val="00342B5E"/>
    <w:rsid w:val="00342CB5"/>
    <w:rsid w:val="00342D2C"/>
    <w:rsid w:val="00343585"/>
    <w:rsid w:val="003436C2"/>
    <w:rsid w:val="00343743"/>
    <w:rsid w:val="003439F0"/>
    <w:rsid w:val="00343B31"/>
    <w:rsid w:val="00343C78"/>
    <w:rsid w:val="003440E6"/>
    <w:rsid w:val="00344B88"/>
    <w:rsid w:val="00344D08"/>
    <w:rsid w:val="00345098"/>
    <w:rsid w:val="003450B3"/>
    <w:rsid w:val="00345480"/>
    <w:rsid w:val="00345DBC"/>
    <w:rsid w:val="00346225"/>
    <w:rsid w:val="0034664C"/>
    <w:rsid w:val="00346681"/>
    <w:rsid w:val="00346753"/>
    <w:rsid w:val="003467FD"/>
    <w:rsid w:val="0034684E"/>
    <w:rsid w:val="00346911"/>
    <w:rsid w:val="00346FF8"/>
    <w:rsid w:val="00347311"/>
    <w:rsid w:val="0034759C"/>
    <w:rsid w:val="00347634"/>
    <w:rsid w:val="00347B00"/>
    <w:rsid w:val="00347C71"/>
    <w:rsid w:val="00347D80"/>
    <w:rsid w:val="00347E34"/>
    <w:rsid w:val="00347E70"/>
    <w:rsid w:val="003502CD"/>
    <w:rsid w:val="00350461"/>
    <w:rsid w:val="0035048E"/>
    <w:rsid w:val="003504C3"/>
    <w:rsid w:val="00350C1D"/>
    <w:rsid w:val="00350CDB"/>
    <w:rsid w:val="00350E37"/>
    <w:rsid w:val="00351105"/>
    <w:rsid w:val="003511B7"/>
    <w:rsid w:val="0035148A"/>
    <w:rsid w:val="0035164B"/>
    <w:rsid w:val="003516EB"/>
    <w:rsid w:val="00351BF0"/>
    <w:rsid w:val="00351C80"/>
    <w:rsid w:val="00351C8C"/>
    <w:rsid w:val="00351F55"/>
    <w:rsid w:val="0035230F"/>
    <w:rsid w:val="003524CF"/>
    <w:rsid w:val="0035273D"/>
    <w:rsid w:val="003532FB"/>
    <w:rsid w:val="00353395"/>
    <w:rsid w:val="003534D1"/>
    <w:rsid w:val="003538C4"/>
    <w:rsid w:val="00353F10"/>
    <w:rsid w:val="00354320"/>
    <w:rsid w:val="0035436D"/>
    <w:rsid w:val="003544B1"/>
    <w:rsid w:val="003548DD"/>
    <w:rsid w:val="0035491C"/>
    <w:rsid w:val="00354BF2"/>
    <w:rsid w:val="00354CDD"/>
    <w:rsid w:val="00354E57"/>
    <w:rsid w:val="003551D8"/>
    <w:rsid w:val="0035566A"/>
    <w:rsid w:val="00355958"/>
    <w:rsid w:val="00355C03"/>
    <w:rsid w:val="00355C61"/>
    <w:rsid w:val="00355C86"/>
    <w:rsid w:val="003565D2"/>
    <w:rsid w:val="00356E0C"/>
    <w:rsid w:val="00356FE1"/>
    <w:rsid w:val="003574AF"/>
    <w:rsid w:val="00357583"/>
    <w:rsid w:val="00357DCC"/>
    <w:rsid w:val="0036015F"/>
    <w:rsid w:val="00360464"/>
    <w:rsid w:val="00360D0F"/>
    <w:rsid w:val="00360E92"/>
    <w:rsid w:val="003613D1"/>
    <w:rsid w:val="003615F1"/>
    <w:rsid w:val="00361A67"/>
    <w:rsid w:val="00361CA7"/>
    <w:rsid w:val="0036259A"/>
    <w:rsid w:val="00362D7C"/>
    <w:rsid w:val="00362D98"/>
    <w:rsid w:val="00362F8E"/>
    <w:rsid w:val="00363280"/>
    <w:rsid w:val="00363E94"/>
    <w:rsid w:val="00363FCB"/>
    <w:rsid w:val="0036472C"/>
    <w:rsid w:val="00364EAD"/>
    <w:rsid w:val="003656DE"/>
    <w:rsid w:val="00365978"/>
    <w:rsid w:val="00365A72"/>
    <w:rsid w:val="00365B43"/>
    <w:rsid w:val="00365FB3"/>
    <w:rsid w:val="00366164"/>
    <w:rsid w:val="003661E8"/>
    <w:rsid w:val="003668EC"/>
    <w:rsid w:val="0036696B"/>
    <w:rsid w:val="00366BD5"/>
    <w:rsid w:val="00367823"/>
    <w:rsid w:val="00370054"/>
    <w:rsid w:val="003709AE"/>
    <w:rsid w:val="003712C0"/>
    <w:rsid w:val="00371A96"/>
    <w:rsid w:val="0037214C"/>
    <w:rsid w:val="00372465"/>
    <w:rsid w:val="0037249A"/>
    <w:rsid w:val="00372DF3"/>
    <w:rsid w:val="003735A9"/>
    <w:rsid w:val="00373F3D"/>
    <w:rsid w:val="0037403E"/>
    <w:rsid w:val="003751B6"/>
    <w:rsid w:val="0037525F"/>
    <w:rsid w:val="00375A47"/>
    <w:rsid w:val="00376175"/>
    <w:rsid w:val="0037625B"/>
    <w:rsid w:val="00376C44"/>
    <w:rsid w:val="00376D0F"/>
    <w:rsid w:val="00377634"/>
    <w:rsid w:val="003776B6"/>
    <w:rsid w:val="003776E4"/>
    <w:rsid w:val="003777D1"/>
    <w:rsid w:val="00377F6D"/>
    <w:rsid w:val="003800CE"/>
    <w:rsid w:val="0038053B"/>
    <w:rsid w:val="00380906"/>
    <w:rsid w:val="00380C46"/>
    <w:rsid w:val="00381991"/>
    <w:rsid w:val="00382127"/>
    <w:rsid w:val="0038212D"/>
    <w:rsid w:val="00382836"/>
    <w:rsid w:val="00382B49"/>
    <w:rsid w:val="0038327A"/>
    <w:rsid w:val="00383B49"/>
    <w:rsid w:val="00383DF5"/>
    <w:rsid w:val="003842F6"/>
    <w:rsid w:val="00384B61"/>
    <w:rsid w:val="0038510E"/>
    <w:rsid w:val="00385139"/>
    <w:rsid w:val="00385371"/>
    <w:rsid w:val="0038550D"/>
    <w:rsid w:val="00385677"/>
    <w:rsid w:val="00385920"/>
    <w:rsid w:val="003859A7"/>
    <w:rsid w:val="00385CC1"/>
    <w:rsid w:val="00386031"/>
    <w:rsid w:val="00386194"/>
    <w:rsid w:val="003868C3"/>
    <w:rsid w:val="003870C5"/>
    <w:rsid w:val="0038718D"/>
    <w:rsid w:val="003901EF"/>
    <w:rsid w:val="0039052B"/>
    <w:rsid w:val="00390B87"/>
    <w:rsid w:val="00390BAB"/>
    <w:rsid w:val="003910CF"/>
    <w:rsid w:val="0039182E"/>
    <w:rsid w:val="00391C3A"/>
    <w:rsid w:val="00391D75"/>
    <w:rsid w:val="003920C8"/>
    <w:rsid w:val="003924AB"/>
    <w:rsid w:val="003926D4"/>
    <w:rsid w:val="0039276C"/>
    <w:rsid w:val="00392966"/>
    <w:rsid w:val="00392BE9"/>
    <w:rsid w:val="00392D99"/>
    <w:rsid w:val="00393071"/>
    <w:rsid w:val="0039311C"/>
    <w:rsid w:val="003933B8"/>
    <w:rsid w:val="0039352A"/>
    <w:rsid w:val="00393893"/>
    <w:rsid w:val="00394209"/>
    <w:rsid w:val="0039453B"/>
    <w:rsid w:val="00394FCE"/>
    <w:rsid w:val="00395054"/>
    <w:rsid w:val="003950A1"/>
    <w:rsid w:val="00395CF6"/>
    <w:rsid w:val="00396074"/>
    <w:rsid w:val="00396413"/>
    <w:rsid w:val="0039682C"/>
    <w:rsid w:val="003969B3"/>
    <w:rsid w:val="00396AB2"/>
    <w:rsid w:val="00396BA6"/>
    <w:rsid w:val="00397057"/>
    <w:rsid w:val="00397CF4"/>
    <w:rsid w:val="00397F4E"/>
    <w:rsid w:val="003A032B"/>
    <w:rsid w:val="003A0AAD"/>
    <w:rsid w:val="003A0B54"/>
    <w:rsid w:val="003A0D9E"/>
    <w:rsid w:val="003A1221"/>
    <w:rsid w:val="003A187D"/>
    <w:rsid w:val="003A2025"/>
    <w:rsid w:val="003A20B3"/>
    <w:rsid w:val="003A20E4"/>
    <w:rsid w:val="003A2148"/>
    <w:rsid w:val="003A21D3"/>
    <w:rsid w:val="003A2C40"/>
    <w:rsid w:val="003A3C1B"/>
    <w:rsid w:val="003A3E22"/>
    <w:rsid w:val="003A41E0"/>
    <w:rsid w:val="003A44F1"/>
    <w:rsid w:val="003A46F4"/>
    <w:rsid w:val="003A48C4"/>
    <w:rsid w:val="003A4BBD"/>
    <w:rsid w:val="003A4DF2"/>
    <w:rsid w:val="003A4ED0"/>
    <w:rsid w:val="003A520C"/>
    <w:rsid w:val="003A5555"/>
    <w:rsid w:val="003A568A"/>
    <w:rsid w:val="003A5823"/>
    <w:rsid w:val="003A59E3"/>
    <w:rsid w:val="003A5B75"/>
    <w:rsid w:val="003A5C1F"/>
    <w:rsid w:val="003A5DD3"/>
    <w:rsid w:val="003A635D"/>
    <w:rsid w:val="003A64BD"/>
    <w:rsid w:val="003A66A2"/>
    <w:rsid w:val="003A6D50"/>
    <w:rsid w:val="003A6D6E"/>
    <w:rsid w:val="003A7B5C"/>
    <w:rsid w:val="003A7C1D"/>
    <w:rsid w:val="003A7D35"/>
    <w:rsid w:val="003A7ECE"/>
    <w:rsid w:val="003B00F3"/>
    <w:rsid w:val="003B014C"/>
    <w:rsid w:val="003B0696"/>
    <w:rsid w:val="003B0B8C"/>
    <w:rsid w:val="003B0F24"/>
    <w:rsid w:val="003B119B"/>
    <w:rsid w:val="003B14C3"/>
    <w:rsid w:val="003B1818"/>
    <w:rsid w:val="003B2878"/>
    <w:rsid w:val="003B2978"/>
    <w:rsid w:val="003B2AF8"/>
    <w:rsid w:val="003B2B68"/>
    <w:rsid w:val="003B2BB8"/>
    <w:rsid w:val="003B2DEF"/>
    <w:rsid w:val="003B3088"/>
    <w:rsid w:val="003B32C9"/>
    <w:rsid w:val="003B334A"/>
    <w:rsid w:val="003B392F"/>
    <w:rsid w:val="003B39DE"/>
    <w:rsid w:val="003B3FB2"/>
    <w:rsid w:val="003B410B"/>
    <w:rsid w:val="003B4F1C"/>
    <w:rsid w:val="003B50B7"/>
    <w:rsid w:val="003B53C0"/>
    <w:rsid w:val="003B55DC"/>
    <w:rsid w:val="003B5918"/>
    <w:rsid w:val="003B5C83"/>
    <w:rsid w:val="003B6182"/>
    <w:rsid w:val="003B696E"/>
    <w:rsid w:val="003B6A8B"/>
    <w:rsid w:val="003B7524"/>
    <w:rsid w:val="003B7954"/>
    <w:rsid w:val="003B7A6A"/>
    <w:rsid w:val="003B7D4F"/>
    <w:rsid w:val="003C026F"/>
    <w:rsid w:val="003C0696"/>
    <w:rsid w:val="003C07C5"/>
    <w:rsid w:val="003C0DF2"/>
    <w:rsid w:val="003C0E57"/>
    <w:rsid w:val="003C0F0E"/>
    <w:rsid w:val="003C1326"/>
    <w:rsid w:val="003C1392"/>
    <w:rsid w:val="003C187A"/>
    <w:rsid w:val="003C1A89"/>
    <w:rsid w:val="003C1BAE"/>
    <w:rsid w:val="003C1D77"/>
    <w:rsid w:val="003C237D"/>
    <w:rsid w:val="003C2521"/>
    <w:rsid w:val="003C29AE"/>
    <w:rsid w:val="003C3112"/>
    <w:rsid w:val="003C3522"/>
    <w:rsid w:val="003C386C"/>
    <w:rsid w:val="003C388E"/>
    <w:rsid w:val="003C41B0"/>
    <w:rsid w:val="003C440C"/>
    <w:rsid w:val="003C4992"/>
    <w:rsid w:val="003C4DFE"/>
    <w:rsid w:val="003C56F6"/>
    <w:rsid w:val="003C57C6"/>
    <w:rsid w:val="003C677B"/>
    <w:rsid w:val="003C6C0A"/>
    <w:rsid w:val="003C7022"/>
    <w:rsid w:val="003C709B"/>
    <w:rsid w:val="003C70E2"/>
    <w:rsid w:val="003C73E1"/>
    <w:rsid w:val="003C751D"/>
    <w:rsid w:val="003C76B0"/>
    <w:rsid w:val="003D0312"/>
    <w:rsid w:val="003D084F"/>
    <w:rsid w:val="003D0906"/>
    <w:rsid w:val="003D0B67"/>
    <w:rsid w:val="003D0F20"/>
    <w:rsid w:val="003D1B5F"/>
    <w:rsid w:val="003D1D82"/>
    <w:rsid w:val="003D1ED7"/>
    <w:rsid w:val="003D1F7C"/>
    <w:rsid w:val="003D243E"/>
    <w:rsid w:val="003D2448"/>
    <w:rsid w:val="003D286B"/>
    <w:rsid w:val="003D2D8C"/>
    <w:rsid w:val="003D30D8"/>
    <w:rsid w:val="003D3A03"/>
    <w:rsid w:val="003D3C09"/>
    <w:rsid w:val="003D4616"/>
    <w:rsid w:val="003D51E1"/>
    <w:rsid w:val="003D5A3D"/>
    <w:rsid w:val="003D6C26"/>
    <w:rsid w:val="003D7098"/>
    <w:rsid w:val="003D7882"/>
    <w:rsid w:val="003D795B"/>
    <w:rsid w:val="003E0183"/>
    <w:rsid w:val="003E05B6"/>
    <w:rsid w:val="003E0FC8"/>
    <w:rsid w:val="003E104C"/>
    <w:rsid w:val="003E105E"/>
    <w:rsid w:val="003E15F8"/>
    <w:rsid w:val="003E1A0A"/>
    <w:rsid w:val="003E20F1"/>
    <w:rsid w:val="003E2279"/>
    <w:rsid w:val="003E2C62"/>
    <w:rsid w:val="003E415A"/>
    <w:rsid w:val="003E430C"/>
    <w:rsid w:val="003E493F"/>
    <w:rsid w:val="003E4B1C"/>
    <w:rsid w:val="003E4DBF"/>
    <w:rsid w:val="003E53F4"/>
    <w:rsid w:val="003E558A"/>
    <w:rsid w:val="003E59D6"/>
    <w:rsid w:val="003E607E"/>
    <w:rsid w:val="003E617F"/>
    <w:rsid w:val="003E6D91"/>
    <w:rsid w:val="003E78AC"/>
    <w:rsid w:val="003F04AB"/>
    <w:rsid w:val="003F0EFB"/>
    <w:rsid w:val="003F12FA"/>
    <w:rsid w:val="003F16AA"/>
    <w:rsid w:val="003F1A51"/>
    <w:rsid w:val="003F1E0B"/>
    <w:rsid w:val="003F2321"/>
    <w:rsid w:val="003F269E"/>
    <w:rsid w:val="003F26CC"/>
    <w:rsid w:val="003F2CFA"/>
    <w:rsid w:val="003F378D"/>
    <w:rsid w:val="003F3A58"/>
    <w:rsid w:val="003F436C"/>
    <w:rsid w:val="003F46BF"/>
    <w:rsid w:val="003F513B"/>
    <w:rsid w:val="003F56F6"/>
    <w:rsid w:val="003F5CD6"/>
    <w:rsid w:val="003F5E53"/>
    <w:rsid w:val="003F6043"/>
    <w:rsid w:val="003F60DD"/>
    <w:rsid w:val="003F69FA"/>
    <w:rsid w:val="003F7047"/>
    <w:rsid w:val="003F7F4F"/>
    <w:rsid w:val="0040001A"/>
    <w:rsid w:val="00400202"/>
    <w:rsid w:val="00400431"/>
    <w:rsid w:val="00400A34"/>
    <w:rsid w:val="00400E68"/>
    <w:rsid w:val="00401682"/>
    <w:rsid w:val="00401741"/>
    <w:rsid w:val="00401EB0"/>
    <w:rsid w:val="00401EFD"/>
    <w:rsid w:val="0040266C"/>
    <w:rsid w:val="00402DD2"/>
    <w:rsid w:val="00402EFC"/>
    <w:rsid w:val="004036FC"/>
    <w:rsid w:val="0040383C"/>
    <w:rsid w:val="00403C08"/>
    <w:rsid w:val="00403D7C"/>
    <w:rsid w:val="00403DDF"/>
    <w:rsid w:val="00404100"/>
    <w:rsid w:val="004042E5"/>
    <w:rsid w:val="00404872"/>
    <w:rsid w:val="0040488A"/>
    <w:rsid w:val="00404F6C"/>
    <w:rsid w:val="004054B8"/>
    <w:rsid w:val="00405C74"/>
    <w:rsid w:val="004070C9"/>
    <w:rsid w:val="00407136"/>
    <w:rsid w:val="0040731B"/>
    <w:rsid w:val="0040746B"/>
    <w:rsid w:val="00407D5A"/>
    <w:rsid w:val="00407E82"/>
    <w:rsid w:val="00407F9A"/>
    <w:rsid w:val="004104EE"/>
    <w:rsid w:val="00410B09"/>
    <w:rsid w:val="00411406"/>
    <w:rsid w:val="00411560"/>
    <w:rsid w:val="004119CA"/>
    <w:rsid w:val="004120D4"/>
    <w:rsid w:val="004128F7"/>
    <w:rsid w:val="00412DFF"/>
    <w:rsid w:val="00413657"/>
    <w:rsid w:val="00413DD8"/>
    <w:rsid w:val="0041461F"/>
    <w:rsid w:val="00414633"/>
    <w:rsid w:val="00414BAE"/>
    <w:rsid w:val="00416320"/>
    <w:rsid w:val="004163E6"/>
    <w:rsid w:val="0041641D"/>
    <w:rsid w:val="00416E0D"/>
    <w:rsid w:val="00417167"/>
    <w:rsid w:val="00417F7D"/>
    <w:rsid w:val="00420557"/>
    <w:rsid w:val="004206CB"/>
    <w:rsid w:val="004211B8"/>
    <w:rsid w:val="0042124D"/>
    <w:rsid w:val="00421562"/>
    <w:rsid w:val="00421A75"/>
    <w:rsid w:val="00422155"/>
    <w:rsid w:val="004221AA"/>
    <w:rsid w:val="004222C2"/>
    <w:rsid w:val="00422B29"/>
    <w:rsid w:val="00422EC7"/>
    <w:rsid w:val="004233DD"/>
    <w:rsid w:val="0042352E"/>
    <w:rsid w:val="00423787"/>
    <w:rsid w:val="00424164"/>
    <w:rsid w:val="004252E5"/>
    <w:rsid w:val="00425729"/>
    <w:rsid w:val="00425764"/>
    <w:rsid w:val="00425BE0"/>
    <w:rsid w:val="00426058"/>
    <w:rsid w:val="004261A9"/>
    <w:rsid w:val="004264B3"/>
    <w:rsid w:val="00426D07"/>
    <w:rsid w:val="00426F6F"/>
    <w:rsid w:val="00427A8F"/>
    <w:rsid w:val="00427CBB"/>
    <w:rsid w:val="00430E12"/>
    <w:rsid w:val="00431267"/>
    <w:rsid w:val="0043163D"/>
    <w:rsid w:val="00431665"/>
    <w:rsid w:val="00431B5A"/>
    <w:rsid w:val="0043276A"/>
    <w:rsid w:val="004327CB"/>
    <w:rsid w:val="00432FFA"/>
    <w:rsid w:val="00433115"/>
    <w:rsid w:val="00433499"/>
    <w:rsid w:val="0043360A"/>
    <w:rsid w:val="004337AC"/>
    <w:rsid w:val="004338CD"/>
    <w:rsid w:val="00433A80"/>
    <w:rsid w:val="00433E3B"/>
    <w:rsid w:val="00434237"/>
    <w:rsid w:val="004354D9"/>
    <w:rsid w:val="004366DE"/>
    <w:rsid w:val="004367CF"/>
    <w:rsid w:val="004367EB"/>
    <w:rsid w:val="00437200"/>
    <w:rsid w:val="00437266"/>
    <w:rsid w:val="00437431"/>
    <w:rsid w:val="004377DE"/>
    <w:rsid w:val="00437843"/>
    <w:rsid w:val="0044005F"/>
    <w:rsid w:val="00440E3A"/>
    <w:rsid w:val="00440FAD"/>
    <w:rsid w:val="00440FDD"/>
    <w:rsid w:val="00441AC1"/>
    <w:rsid w:val="00442743"/>
    <w:rsid w:val="00442A34"/>
    <w:rsid w:val="00442E0E"/>
    <w:rsid w:val="00443349"/>
    <w:rsid w:val="0044343D"/>
    <w:rsid w:val="00443DBD"/>
    <w:rsid w:val="004448B3"/>
    <w:rsid w:val="004455A1"/>
    <w:rsid w:val="004456CD"/>
    <w:rsid w:val="00445D36"/>
    <w:rsid w:val="00446164"/>
    <w:rsid w:val="004466DD"/>
    <w:rsid w:val="004467C3"/>
    <w:rsid w:val="00446C78"/>
    <w:rsid w:val="004470C0"/>
    <w:rsid w:val="00447E11"/>
    <w:rsid w:val="00447FB6"/>
    <w:rsid w:val="004505A5"/>
    <w:rsid w:val="00450C1C"/>
    <w:rsid w:val="00450EF2"/>
    <w:rsid w:val="00450FC8"/>
    <w:rsid w:val="00451B84"/>
    <w:rsid w:val="004520AD"/>
    <w:rsid w:val="004524DB"/>
    <w:rsid w:val="00452DBB"/>
    <w:rsid w:val="00453A7B"/>
    <w:rsid w:val="00453DEE"/>
    <w:rsid w:val="00454074"/>
    <w:rsid w:val="004545AB"/>
    <w:rsid w:val="00454F42"/>
    <w:rsid w:val="00455613"/>
    <w:rsid w:val="0045586C"/>
    <w:rsid w:val="004559E2"/>
    <w:rsid w:val="004559FB"/>
    <w:rsid w:val="00455AAC"/>
    <w:rsid w:val="0045627D"/>
    <w:rsid w:val="004563BA"/>
    <w:rsid w:val="0045699F"/>
    <w:rsid w:val="00456B16"/>
    <w:rsid w:val="004600D2"/>
    <w:rsid w:val="0046036B"/>
    <w:rsid w:val="00460997"/>
    <w:rsid w:val="00460ABA"/>
    <w:rsid w:val="004612A6"/>
    <w:rsid w:val="0046141A"/>
    <w:rsid w:val="0046170F"/>
    <w:rsid w:val="00462418"/>
    <w:rsid w:val="00462877"/>
    <w:rsid w:val="00462ACB"/>
    <w:rsid w:val="00463638"/>
    <w:rsid w:val="00463A4D"/>
    <w:rsid w:val="00463C59"/>
    <w:rsid w:val="00463DB8"/>
    <w:rsid w:val="004640C4"/>
    <w:rsid w:val="004640DE"/>
    <w:rsid w:val="004642FA"/>
    <w:rsid w:val="0046463C"/>
    <w:rsid w:val="00464DC2"/>
    <w:rsid w:val="0046555A"/>
    <w:rsid w:val="004659A5"/>
    <w:rsid w:val="00465AB2"/>
    <w:rsid w:val="0046617F"/>
    <w:rsid w:val="00466AA9"/>
    <w:rsid w:val="00467316"/>
    <w:rsid w:val="004676CD"/>
    <w:rsid w:val="004678BA"/>
    <w:rsid w:val="00467DA3"/>
    <w:rsid w:val="0047006B"/>
    <w:rsid w:val="004702A0"/>
    <w:rsid w:val="004705D8"/>
    <w:rsid w:val="0047157C"/>
    <w:rsid w:val="0047184F"/>
    <w:rsid w:val="00471900"/>
    <w:rsid w:val="00471B8C"/>
    <w:rsid w:val="00471F1C"/>
    <w:rsid w:val="0047234F"/>
    <w:rsid w:val="00472625"/>
    <w:rsid w:val="00472D8D"/>
    <w:rsid w:val="00472DC7"/>
    <w:rsid w:val="00473380"/>
    <w:rsid w:val="00473C37"/>
    <w:rsid w:val="00473CA1"/>
    <w:rsid w:val="00474424"/>
    <w:rsid w:val="00474512"/>
    <w:rsid w:val="0047457F"/>
    <w:rsid w:val="004746E1"/>
    <w:rsid w:val="00474764"/>
    <w:rsid w:val="00474F76"/>
    <w:rsid w:val="00475032"/>
    <w:rsid w:val="0047541E"/>
    <w:rsid w:val="00475748"/>
    <w:rsid w:val="004758FA"/>
    <w:rsid w:val="00475D2C"/>
    <w:rsid w:val="00476B72"/>
    <w:rsid w:val="00476BC9"/>
    <w:rsid w:val="00477012"/>
    <w:rsid w:val="004771DA"/>
    <w:rsid w:val="00477561"/>
    <w:rsid w:val="0047795B"/>
    <w:rsid w:val="00477B6C"/>
    <w:rsid w:val="00477CDC"/>
    <w:rsid w:val="00477EEE"/>
    <w:rsid w:val="0048044F"/>
    <w:rsid w:val="00480510"/>
    <w:rsid w:val="0048068B"/>
    <w:rsid w:val="0048078F"/>
    <w:rsid w:val="004808AD"/>
    <w:rsid w:val="00480910"/>
    <w:rsid w:val="00480CCB"/>
    <w:rsid w:val="00480F74"/>
    <w:rsid w:val="00481385"/>
    <w:rsid w:val="004817B5"/>
    <w:rsid w:val="00481EFA"/>
    <w:rsid w:val="00482169"/>
    <w:rsid w:val="00483287"/>
    <w:rsid w:val="00483EA7"/>
    <w:rsid w:val="00484A42"/>
    <w:rsid w:val="00485013"/>
    <w:rsid w:val="00485C03"/>
    <w:rsid w:val="00485CD6"/>
    <w:rsid w:val="0048614E"/>
    <w:rsid w:val="004861C4"/>
    <w:rsid w:val="00486376"/>
    <w:rsid w:val="004869A8"/>
    <w:rsid w:val="0048758E"/>
    <w:rsid w:val="00487A5D"/>
    <w:rsid w:val="00487AE6"/>
    <w:rsid w:val="00487CE5"/>
    <w:rsid w:val="00487F4E"/>
    <w:rsid w:val="0049024C"/>
    <w:rsid w:val="0049027E"/>
    <w:rsid w:val="00490415"/>
    <w:rsid w:val="004904C5"/>
    <w:rsid w:val="00490519"/>
    <w:rsid w:val="00490B9D"/>
    <w:rsid w:val="00490F67"/>
    <w:rsid w:val="004910B6"/>
    <w:rsid w:val="004914BF"/>
    <w:rsid w:val="00491C3E"/>
    <w:rsid w:val="00491D42"/>
    <w:rsid w:val="004922BB"/>
    <w:rsid w:val="00492800"/>
    <w:rsid w:val="004929BC"/>
    <w:rsid w:val="00492A26"/>
    <w:rsid w:val="004934B7"/>
    <w:rsid w:val="004937FE"/>
    <w:rsid w:val="00493845"/>
    <w:rsid w:val="00493B46"/>
    <w:rsid w:val="00493B5E"/>
    <w:rsid w:val="00493D21"/>
    <w:rsid w:val="00493E95"/>
    <w:rsid w:val="0049400C"/>
    <w:rsid w:val="00494F3E"/>
    <w:rsid w:val="0049538D"/>
    <w:rsid w:val="004953A5"/>
    <w:rsid w:val="00495BD6"/>
    <w:rsid w:val="00495DBE"/>
    <w:rsid w:val="004969BF"/>
    <w:rsid w:val="00496BE3"/>
    <w:rsid w:val="00496FE6"/>
    <w:rsid w:val="004976F0"/>
    <w:rsid w:val="004977E9"/>
    <w:rsid w:val="004A0142"/>
    <w:rsid w:val="004A0577"/>
    <w:rsid w:val="004A07A0"/>
    <w:rsid w:val="004A0AB2"/>
    <w:rsid w:val="004A0D6F"/>
    <w:rsid w:val="004A0E15"/>
    <w:rsid w:val="004A0EE3"/>
    <w:rsid w:val="004A1AEC"/>
    <w:rsid w:val="004A1C3E"/>
    <w:rsid w:val="004A1E01"/>
    <w:rsid w:val="004A2380"/>
    <w:rsid w:val="004A2F5F"/>
    <w:rsid w:val="004A3289"/>
    <w:rsid w:val="004A4328"/>
    <w:rsid w:val="004A496C"/>
    <w:rsid w:val="004A55AA"/>
    <w:rsid w:val="004A586C"/>
    <w:rsid w:val="004A5D8A"/>
    <w:rsid w:val="004A5E5C"/>
    <w:rsid w:val="004A6188"/>
    <w:rsid w:val="004A6A7B"/>
    <w:rsid w:val="004A6A9C"/>
    <w:rsid w:val="004A6AA1"/>
    <w:rsid w:val="004B019A"/>
    <w:rsid w:val="004B05E4"/>
    <w:rsid w:val="004B075F"/>
    <w:rsid w:val="004B1615"/>
    <w:rsid w:val="004B28EE"/>
    <w:rsid w:val="004B2DFC"/>
    <w:rsid w:val="004B306D"/>
    <w:rsid w:val="004B3339"/>
    <w:rsid w:val="004B3504"/>
    <w:rsid w:val="004B3AC2"/>
    <w:rsid w:val="004B3E0F"/>
    <w:rsid w:val="004B46C6"/>
    <w:rsid w:val="004B4B20"/>
    <w:rsid w:val="004B55DD"/>
    <w:rsid w:val="004B5BB0"/>
    <w:rsid w:val="004B5D7F"/>
    <w:rsid w:val="004B63AF"/>
    <w:rsid w:val="004B697A"/>
    <w:rsid w:val="004B794E"/>
    <w:rsid w:val="004B7C3A"/>
    <w:rsid w:val="004C0675"/>
    <w:rsid w:val="004C0820"/>
    <w:rsid w:val="004C0F28"/>
    <w:rsid w:val="004C16B3"/>
    <w:rsid w:val="004C1F99"/>
    <w:rsid w:val="004C202C"/>
    <w:rsid w:val="004C2279"/>
    <w:rsid w:val="004C22C5"/>
    <w:rsid w:val="004C271B"/>
    <w:rsid w:val="004C3013"/>
    <w:rsid w:val="004C31B0"/>
    <w:rsid w:val="004C3CE4"/>
    <w:rsid w:val="004C3D0A"/>
    <w:rsid w:val="004C3D96"/>
    <w:rsid w:val="004C3E70"/>
    <w:rsid w:val="004C5406"/>
    <w:rsid w:val="004C6299"/>
    <w:rsid w:val="004C6636"/>
    <w:rsid w:val="004C6D2C"/>
    <w:rsid w:val="004C73A1"/>
    <w:rsid w:val="004C784F"/>
    <w:rsid w:val="004C7AF4"/>
    <w:rsid w:val="004D0225"/>
    <w:rsid w:val="004D02D9"/>
    <w:rsid w:val="004D05E8"/>
    <w:rsid w:val="004D0831"/>
    <w:rsid w:val="004D08FB"/>
    <w:rsid w:val="004D0D99"/>
    <w:rsid w:val="004D0EB9"/>
    <w:rsid w:val="004D13D8"/>
    <w:rsid w:val="004D1419"/>
    <w:rsid w:val="004D152D"/>
    <w:rsid w:val="004D1B99"/>
    <w:rsid w:val="004D1C58"/>
    <w:rsid w:val="004D24A9"/>
    <w:rsid w:val="004D2679"/>
    <w:rsid w:val="004D2898"/>
    <w:rsid w:val="004D385D"/>
    <w:rsid w:val="004D3AAA"/>
    <w:rsid w:val="004D441B"/>
    <w:rsid w:val="004D480B"/>
    <w:rsid w:val="004D4875"/>
    <w:rsid w:val="004D4C25"/>
    <w:rsid w:val="004D553D"/>
    <w:rsid w:val="004D569B"/>
    <w:rsid w:val="004D5A1D"/>
    <w:rsid w:val="004D5DCF"/>
    <w:rsid w:val="004D5EF7"/>
    <w:rsid w:val="004D6704"/>
    <w:rsid w:val="004D71B0"/>
    <w:rsid w:val="004D732D"/>
    <w:rsid w:val="004E081B"/>
    <w:rsid w:val="004E0862"/>
    <w:rsid w:val="004E0C1A"/>
    <w:rsid w:val="004E1673"/>
    <w:rsid w:val="004E22B7"/>
    <w:rsid w:val="004E24E0"/>
    <w:rsid w:val="004E2F0B"/>
    <w:rsid w:val="004E2FA4"/>
    <w:rsid w:val="004E318B"/>
    <w:rsid w:val="004E31F0"/>
    <w:rsid w:val="004E34F7"/>
    <w:rsid w:val="004E39C7"/>
    <w:rsid w:val="004E3BC5"/>
    <w:rsid w:val="004E3C68"/>
    <w:rsid w:val="004E401D"/>
    <w:rsid w:val="004E44C5"/>
    <w:rsid w:val="004E4BA3"/>
    <w:rsid w:val="004E4C34"/>
    <w:rsid w:val="004E4E0A"/>
    <w:rsid w:val="004E52D1"/>
    <w:rsid w:val="004E58B4"/>
    <w:rsid w:val="004E5B59"/>
    <w:rsid w:val="004E5BCC"/>
    <w:rsid w:val="004E5C58"/>
    <w:rsid w:val="004E5D07"/>
    <w:rsid w:val="004E5D95"/>
    <w:rsid w:val="004E5EA1"/>
    <w:rsid w:val="004E5F52"/>
    <w:rsid w:val="004E685B"/>
    <w:rsid w:val="004E6BCA"/>
    <w:rsid w:val="004E6C3C"/>
    <w:rsid w:val="004E6D16"/>
    <w:rsid w:val="004E6FD5"/>
    <w:rsid w:val="004E727E"/>
    <w:rsid w:val="004E7BBE"/>
    <w:rsid w:val="004E7CEF"/>
    <w:rsid w:val="004E7DD8"/>
    <w:rsid w:val="004E7FBC"/>
    <w:rsid w:val="004F0BD1"/>
    <w:rsid w:val="004F0D8B"/>
    <w:rsid w:val="004F100A"/>
    <w:rsid w:val="004F1A72"/>
    <w:rsid w:val="004F28F2"/>
    <w:rsid w:val="004F2A0B"/>
    <w:rsid w:val="004F2A72"/>
    <w:rsid w:val="004F2B38"/>
    <w:rsid w:val="004F2F4E"/>
    <w:rsid w:val="004F2F68"/>
    <w:rsid w:val="004F3112"/>
    <w:rsid w:val="004F3494"/>
    <w:rsid w:val="004F3AA8"/>
    <w:rsid w:val="004F3CD6"/>
    <w:rsid w:val="004F4A6A"/>
    <w:rsid w:val="004F4E28"/>
    <w:rsid w:val="004F5182"/>
    <w:rsid w:val="004F59D1"/>
    <w:rsid w:val="004F5BB4"/>
    <w:rsid w:val="004F642E"/>
    <w:rsid w:val="004F666D"/>
    <w:rsid w:val="004F7333"/>
    <w:rsid w:val="004F75DC"/>
    <w:rsid w:val="004F7AD4"/>
    <w:rsid w:val="004F7FA6"/>
    <w:rsid w:val="00500339"/>
    <w:rsid w:val="0050041D"/>
    <w:rsid w:val="0050053A"/>
    <w:rsid w:val="005009CB"/>
    <w:rsid w:val="00500C83"/>
    <w:rsid w:val="00500D56"/>
    <w:rsid w:val="00500F3B"/>
    <w:rsid w:val="00501714"/>
    <w:rsid w:val="00501E77"/>
    <w:rsid w:val="00502238"/>
    <w:rsid w:val="00502252"/>
    <w:rsid w:val="005022AD"/>
    <w:rsid w:val="0050245B"/>
    <w:rsid w:val="005026DD"/>
    <w:rsid w:val="00502A10"/>
    <w:rsid w:val="00502C69"/>
    <w:rsid w:val="005034D0"/>
    <w:rsid w:val="005037CE"/>
    <w:rsid w:val="00503876"/>
    <w:rsid w:val="00503CC4"/>
    <w:rsid w:val="00504392"/>
    <w:rsid w:val="00504A13"/>
    <w:rsid w:val="00504B10"/>
    <w:rsid w:val="00504B2E"/>
    <w:rsid w:val="00504D09"/>
    <w:rsid w:val="00504F9B"/>
    <w:rsid w:val="00504FB8"/>
    <w:rsid w:val="00505629"/>
    <w:rsid w:val="00505F14"/>
    <w:rsid w:val="00506469"/>
    <w:rsid w:val="00506609"/>
    <w:rsid w:val="005068A3"/>
    <w:rsid w:val="00506948"/>
    <w:rsid w:val="00506C38"/>
    <w:rsid w:val="005072C9"/>
    <w:rsid w:val="0050781B"/>
    <w:rsid w:val="00507E2E"/>
    <w:rsid w:val="00507F4E"/>
    <w:rsid w:val="00507FC8"/>
    <w:rsid w:val="005101B3"/>
    <w:rsid w:val="00510473"/>
    <w:rsid w:val="00510C87"/>
    <w:rsid w:val="0051104F"/>
    <w:rsid w:val="005111F5"/>
    <w:rsid w:val="00511451"/>
    <w:rsid w:val="005116C5"/>
    <w:rsid w:val="00511765"/>
    <w:rsid w:val="00511927"/>
    <w:rsid w:val="00511D3B"/>
    <w:rsid w:val="00511D8D"/>
    <w:rsid w:val="00511F16"/>
    <w:rsid w:val="00511F83"/>
    <w:rsid w:val="00512B12"/>
    <w:rsid w:val="00512CA9"/>
    <w:rsid w:val="00512FE7"/>
    <w:rsid w:val="0051309C"/>
    <w:rsid w:val="00513C01"/>
    <w:rsid w:val="00513D8B"/>
    <w:rsid w:val="005142B5"/>
    <w:rsid w:val="0051483C"/>
    <w:rsid w:val="00515062"/>
    <w:rsid w:val="0051538F"/>
    <w:rsid w:val="005153CD"/>
    <w:rsid w:val="00515543"/>
    <w:rsid w:val="0051588F"/>
    <w:rsid w:val="00516024"/>
    <w:rsid w:val="00516092"/>
    <w:rsid w:val="00516206"/>
    <w:rsid w:val="005164BC"/>
    <w:rsid w:val="0051668C"/>
    <w:rsid w:val="00517276"/>
    <w:rsid w:val="0051759C"/>
    <w:rsid w:val="00517C28"/>
    <w:rsid w:val="00520A1C"/>
    <w:rsid w:val="00520F4D"/>
    <w:rsid w:val="005222EE"/>
    <w:rsid w:val="0052366D"/>
    <w:rsid w:val="005238C6"/>
    <w:rsid w:val="00523A18"/>
    <w:rsid w:val="00523D5A"/>
    <w:rsid w:val="00524A59"/>
    <w:rsid w:val="00524E9D"/>
    <w:rsid w:val="0052510A"/>
    <w:rsid w:val="00525523"/>
    <w:rsid w:val="005257B0"/>
    <w:rsid w:val="005258A6"/>
    <w:rsid w:val="00525AC8"/>
    <w:rsid w:val="00526789"/>
    <w:rsid w:val="00527082"/>
    <w:rsid w:val="005276C0"/>
    <w:rsid w:val="005277A4"/>
    <w:rsid w:val="005278A7"/>
    <w:rsid w:val="00527C63"/>
    <w:rsid w:val="00527C9E"/>
    <w:rsid w:val="00527FE7"/>
    <w:rsid w:val="005303BB"/>
    <w:rsid w:val="005304BE"/>
    <w:rsid w:val="00530A6D"/>
    <w:rsid w:val="00531041"/>
    <w:rsid w:val="005310C0"/>
    <w:rsid w:val="00531C61"/>
    <w:rsid w:val="00531C65"/>
    <w:rsid w:val="00531F7E"/>
    <w:rsid w:val="00532488"/>
    <w:rsid w:val="005326C4"/>
    <w:rsid w:val="00532DAE"/>
    <w:rsid w:val="0053314A"/>
    <w:rsid w:val="0053376F"/>
    <w:rsid w:val="0053382E"/>
    <w:rsid w:val="005340F0"/>
    <w:rsid w:val="0053461B"/>
    <w:rsid w:val="00534806"/>
    <w:rsid w:val="00534B4D"/>
    <w:rsid w:val="00534CEB"/>
    <w:rsid w:val="00535200"/>
    <w:rsid w:val="00535271"/>
    <w:rsid w:val="0053549D"/>
    <w:rsid w:val="0053555F"/>
    <w:rsid w:val="00535F49"/>
    <w:rsid w:val="0053614B"/>
    <w:rsid w:val="00536647"/>
    <w:rsid w:val="0053693B"/>
    <w:rsid w:val="00536B80"/>
    <w:rsid w:val="00536DC5"/>
    <w:rsid w:val="005370ED"/>
    <w:rsid w:val="005371A4"/>
    <w:rsid w:val="0053729D"/>
    <w:rsid w:val="00537345"/>
    <w:rsid w:val="00537371"/>
    <w:rsid w:val="00537777"/>
    <w:rsid w:val="005402CA"/>
    <w:rsid w:val="0054048C"/>
    <w:rsid w:val="005404F5"/>
    <w:rsid w:val="0054076C"/>
    <w:rsid w:val="005408CD"/>
    <w:rsid w:val="00540B03"/>
    <w:rsid w:val="00541061"/>
    <w:rsid w:val="00541A23"/>
    <w:rsid w:val="00541BB0"/>
    <w:rsid w:val="00541DB7"/>
    <w:rsid w:val="0054208F"/>
    <w:rsid w:val="005429F1"/>
    <w:rsid w:val="00542BB0"/>
    <w:rsid w:val="005434CE"/>
    <w:rsid w:val="005438D7"/>
    <w:rsid w:val="00543CB1"/>
    <w:rsid w:val="005443B4"/>
    <w:rsid w:val="005444C2"/>
    <w:rsid w:val="00544683"/>
    <w:rsid w:val="00544894"/>
    <w:rsid w:val="005448F4"/>
    <w:rsid w:val="0054494F"/>
    <w:rsid w:val="00544B99"/>
    <w:rsid w:val="00544F8C"/>
    <w:rsid w:val="005450FC"/>
    <w:rsid w:val="0054543F"/>
    <w:rsid w:val="005455B2"/>
    <w:rsid w:val="005456E5"/>
    <w:rsid w:val="0054576F"/>
    <w:rsid w:val="00545932"/>
    <w:rsid w:val="00545F27"/>
    <w:rsid w:val="005461F2"/>
    <w:rsid w:val="00546B0F"/>
    <w:rsid w:val="00547410"/>
    <w:rsid w:val="00547C9D"/>
    <w:rsid w:val="00550589"/>
    <w:rsid w:val="00550940"/>
    <w:rsid w:val="00550992"/>
    <w:rsid w:val="005510FA"/>
    <w:rsid w:val="005511A8"/>
    <w:rsid w:val="00551231"/>
    <w:rsid w:val="00551CE4"/>
    <w:rsid w:val="005521D4"/>
    <w:rsid w:val="00552F28"/>
    <w:rsid w:val="00553284"/>
    <w:rsid w:val="00553BFB"/>
    <w:rsid w:val="0055420A"/>
    <w:rsid w:val="00554533"/>
    <w:rsid w:val="00554C15"/>
    <w:rsid w:val="00554C26"/>
    <w:rsid w:val="00554E5B"/>
    <w:rsid w:val="005558D6"/>
    <w:rsid w:val="0055595E"/>
    <w:rsid w:val="00555A0A"/>
    <w:rsid w:val="00555B0B"/>
    <w:rsid w:val="005560E8"/>
    <w:rsid w:val="0055658C"/>
    <w:rsid w:val="00556726"/>
    <w:rsid w:val="00556AA2"/>
    <w:rsid w:val="00556BA1"/>
    <w:rsid w:val="005570E5"/>
    <w:rsid w:val="005571FF"/>
    <w:rsid w:val="00557462"/>
    <w:rsid w:val="005577CE"/>
    <w:rsid w:val="0055787A"/>
    <w:rsid w:val="00557B33"/>
    <w:rsid w:val="00557D79"/>
    <w:rsid w:val="005604AD"/>
    <w:rsid w:val="00560850"/>
    <w:rsid w:val="00560CA4"/>
    <w:rsid w:val="00561459"/>
    <w:rsid w:val="00561463"/>
    <w:rsid w:val="005616BB"/>
    <w:rsid w:val="00561C33"/>
    <w:rsid w:val="0056259D"/>
    <w:rsid w:val="0056275E"/>
    <w:rsid w:val="00562926"/>
    <w:rsid w:val="00562941"/>
    <w:rsid w:val="00562A95"/>
    <w:rsid w:val="005635D6"/>
    <w:rsid w:val="00563D36"/>
    <w:rsid w:val="00564622"/>
    <w:rsid w:val="0056517C"/>
    <w:rsid w:val="0056569F"/>
    <w:rsid w:val="005657A6"/>
    <w:rsid w:val="005658FE"/>
    <w:rsid w:val="00565966"/>
    <w:rsid w:val="005659CD"/>
    <w:rsid w:val="00565AF8"/>
    <w:rsid w:val="00565B0D"/>
    <w:rsid w:val="00565BB1"/>
    <w:rsid w:val="00565CFE"/>
    <w:rsid w:val="00565E9B"/>
    <w:rsid w:val="00565F5B"/>
    <w:rsid w:val="00566176"/>
    <w:rsid w:val="0056681A"/>
    <w:rsid w:val="00566D3A"/>
    <w:rsid w:val="00566E71"/>
    <w:rsid w:val="00566F92"/>
    <w:rsid w:val="005670AB"/>
    <w:rsid w:val="005671F0"/>
    <w:rsid w:val="00567313"/>
    <w:rsid w:val="00567560"/>
    <w:rsid w:val="00567576"/>
    <w:rsid w:val="00567586"/>
    <w:rsid w:val="00567691"/>
    <w:rsid w:val="00567ADD"/>
    <w:rsid w:val="0057000B"/>
    <w:rsid w:val="00570B16"/>
    <w:rsid w:val="00570B76"/>
    <w:rsid w:val="005710AA"/>
    <w:rsid w:val="00571148"/>
    <w:rsid w:val="00572276"/>
    <w:rsid w:val="00572871"/>
    <w:rsid w:val="0057288C"/>
    <w:rsid w:val="0057379D"/>
    <w:rsid w:val="0057439B"/>
    <w:rsid w:val="005745A7"/>
    <w:rsid w:val="00574965"/>
    <w:rsid w:val="00574B7E"/>
    <w:rsid w:val="005757BC"/>
    <w:rsid w:val="00575C71"/>
    <w:rsid w:val="00575F00"/>
    <w:rsid w:val="005764E1"/>
    <w:rsid w:val="00576974"/>
    <w:rsid w:val="00576D0E"/>
    <w:rsid w:val="00576D1A"/>
    <w:rsid w:val="00576EDE"/>
    <w:rsid w:val="005770B9"/>
    <w:rsid w:val="0057764D"/>
    <w:rsid w:val="0057778F"/>
    <w:rsid w:val="00577843"/>
    <w:rsid w:val="00577855"/>
    <w:rsid w:val="00577936"/>
    <w:rsid w:val="00577B3C"/>
    <w:rsid w:val="00577BED"/>
    <w:rsid w:val="00580087"/>
    <w:rsid w:val="00580627"/>
    <w:rsid w:val="0058086C"/>
    <w:rsid w:val="005808AF"/>
    <w:rsid w:val="005808C3"/>
    <w:rsid w:val="00580F1D"/>
    <w:rsid w:val="00581A5F"/>
    <w:rsid w:val="00581AF7"/>
    <w:rsid w:val="00581D8C"/>
    <w:rsid w:val="00581F8C"/>
    <w:rsid w:val="00582E0A"/>
    <w:rsid w:val="00582FC9"/>
    <w:rsid w:val="00583125"/>
    <w:rsid w:val="005831E8"/>
    <w:rsid w:val="00583486"/>
    <w:rsid w:val="005835BF"/>
    <w:rsid w:val="0058367C"/>
    <w:rsid w:val="005836B5"/>
    <w:rsid w:val="005836B9"/>
    <w:rsid w:val="00583790"/>
    <w:rsid w:val="005837F0"/>
    <w:rsid w:val="005838F6"/>
    <w:rsid w:val="00583925"/>
    <w:rsid w:val="00583A1B"/>
    <w:rsid w:val="005841D3"/>
    <w:rsid w:val="0058494F"/>
    <w:rsid w:val="00584DA2"/>
    <w:rsid w:val="00584F5E"/>
    <w:rsid w:val="0058519C"/>
    <w:rsid w:val="005853D9"/>
    <w:rsid w:val="00585936"/>
    <w:rsid w:val="00586350"/>
    <w:rsid w:val="005863CD"/>
    <w:rsid w:val="00586A46"/>
    <w:rsid w:val="00586CBD"/>
    <w:rsid w:val="00586FF1"/>
    <w:rsid w:val="00587157"/>
    <w:rsid w:val="005873E0"/>
    <w:rsid w:val="00587FDE"/>
    <w:rsid w:val="0059022A"/>
    <w:rsid w:val="0059024A"/>
    <w:rsid w:val="005909CB"/>
    <w:rsid w:val="00590CAB"/>
    <w:rsid w:val="0059169E"/>
    <w:rsid w:val="00591988"/>
    <w:rsid w:val="00591B39"/>
    <w:rsid w:val="00592A41"/>
    <w:rsid w:val="00592C88"/>
    <w:rsid w:val="00593782"/>
    <w:rsid w:val="005938A7"/>
    <w:rsid w:val="00593C83"/>
    <w:rsid w:val="00593E09"/>
    <w:rsid w:val="00593FCF"/>
    <w:rsid w:val="005945C9"/>
    <w:rsid w:val="00594BC9"/>
    <w:rsid w:val="0059531D"/>
    <w:rsid w:val="00595804"/>
    <w:rsid w:val="00595F3B"/>
    <w:rsid w:val="00596000"/>
    <w:rsid w:val="0059648F"/>
    <w:rsid w:val="0059718A"/>
    <w:rsid w:val="00597552"/>
    <w:rsid w:val="005A0DBD"/>
    <w:rsid w:val="005A10D8"/>
    <w:rsid w:val="005A12A9"/>
    <w:rsid w:val="005A1762"/>
    <w:rsid w:val="005A1FD6"/>
    <w:rsid w:val="005A2579"/>
    <w:rsid w:val="005A2625"/>
    <w:rsid w:val="005A264B"/>
    <w:rsid w:val="005A28D3"/>
    <w:rsid w:val="005A2C63"/>
    <w:rsid w:val="005A2F56"/>
    <w:rsid w:val="005A33F5"/>
    <w:rsid w:val="005A3430"/>
    <w:rsid w:val="005A36EF"/>
    <w:rsid w:val="005A36FA"/>
    <w:rsid w:val="005A389A"/>
    <w:rsid w:val="005A3D06"/>
    <w:rsid w:val="005A3E84"/>
    <w:rsid w:val="005A42DA"/>
    <w:rsid w:val="005A47D0"/>
    <w:rsid w:val="005A4B23"/>
    <w:rsid w:val="005A5491"/>
    <w:rsid w:val="005A562F"/>
    <w:rsid w:val="005A67E2"/>
    <w:rsid w:val="005A6B44"/>
    <w:rsid w:val="005A74C9"/>
    <w:rsid w:val="005A74EE"/>
    <w:rsid w:val="005A7762"/>
    <w:rsid w:val="005A78B2"/>
    <w:rsid w:val="005B05BC"/>
    <w:rsid w:val="005B069A"/>
    <w:rsid w:val="005B06E9"/>
    <w:rsid w:val="005B09D0"/>
    <w:rsid w:val="005B0FBB"/>
    <w:rsid w:val="005B1148"/>
    <w:rsid w:val="005B138A"/>
    <w:rsid w:val="005B139A"/>
    <w:rsid w:val="005B1B78"/>
    <w:rsid w:val="005B1DD2"/>
    <w:rsid w:val="005B2853"/>
    <w:rsid w:val="005B2B4D"/>
    <w:rsid w:val="005B2B5D"/>
    <w:rsid w:val="005B3AF1"/>
    <w:rsid w:val="005B3BFD"/>
    <w:rsid w:val="005B3C0C"/>
    <w:rsid w:val="005B414E"/>
    <w:rsid w:val="005B4237"/>
    <w:rsid w:val="005B4339"/>
    <w:rsid w:val="005B45D6"/>
    <w:rsid w:val="005B4D4E"/>
    <w:rsid w:val="005B4F3F"/>
    <w:rsid w:val="005B53DF"/>
    <w:rsid w:val="005B5720"/>
    <w:rsid w:val="005B5946"/>
    <w:rsid w:val="005B62F4"/>
    <w:rsid w:val="005B63E1"/>
    <w:rsid w:val="005B71B8"/>
    <w:rsid w:val="005B73C9"/>
    <w:rsid w:val="005B7438"/>
    <w:rsid w:val="005B7D3D"/>
    <w:rsid w:val="005C05A7"/>
    <w:rsid w:val="005C0E89"/>
    <w:rsid w:val="005C14CB"/>
    <w:rsid w:val="005C1F9A"/>
    <w:rsid w:val="005C203F"/>
    <w:rsid w:val="005C272F"/>
    <w:rsid w:val="005C2A22"/>
    <w:rsid w:val="005C2EA4"/>
    <w:rsid w:val="005C2EF0"/>
    <w:rsid w:val="005C3B3E"/>
    <w:rsid w:val="005C434E"/>
    <w:rsid w:val="005C4467"/>
    <w:rsid w:val="005C46BB"/>
    <w:rsid w:val="005C475B"/>
    <w:rsid w:val="005C487D"/>
    <w:rsid w:val="005C4C5B"/>
    <w:rsid w:val="005C5487"/>
    <w:rsid w:val="005C57DC"/>
    <w:rsid w:val="005C5B08"/>
    <w:rsid w:val="005C6086"/>
    <w:rsid w:val="005C60EA"/>
    <w:rsid w:val="005C617F"/>
    <w:rsid w:val="005C6327"/>
    <w:rsid w:val="005C661B"/>
    <w:rsid w:val="005C6833"/>
    <w:rsid w:val="005C6A7D"/>
    <w:rsid w:val="005C71D1"/>
    <w:rsid w:val="005C72A8"/>
    <w:rsid w:val="005D04DD"/>
    <w:rsid w:val="005D0866"/>
    <w:rsid w:val="005D098B"/>
    <w:rsid w:val="005D09ED"/>
    <w:rsid w:val="005D0F0B"/>
    <w:rsid w:val="005D1414"/>
    <w:rsid w:val="005D14DD"/>
    <w:rsid w:val="005D29D5"/>
    <w:rsid w:val="005D30D2"/>
    <w:rsid w:val="005D33B2"/>
    <w:rsid w:val="005D3462"/>
    <w:rsid w:val="005D3C0B"/>
    <w:rsid w:val="005D47B2"/>
    <w:rsid w:val="005D490C"/>
    <w:rsid w:val="005D4A38"/>
    <w:rsid w:val="005D4ADD"/>
    <w:rsid w:val="005D4BFD"/>
    <w:rsid w:val="005D4C84"/>
    <w:rsid w:val="005D4EC0"/>
    <w:rsid w:val="005D545A"/>
    <w:rsid w:val="005D621F"/>
    <w:rsid w:val="005D6305"/>
    <w:rsid w:val="005D65D8"/>
    <w:rsid w:val="005D68E0"/>
    <w:rsid w:val="005D69C7"/>
    <w:rsid w:val="005D6A77"/>
    <w:rsid w:val="005D70BC"/>
    <w:rsid w:val="005D738A"/>
    <w:rsid w:val="005D7526"/>
    <w:rsid w:val="005D7718"/>
    <w:rsid w:val="005D78FF"/>
    <w:rsid w:val="005D7CAA"/>
    <w:rsid w:val="005E05F8"/>
    <w:rsid w:val="005E0D82"/>
    <w:rsid w:val="005E0EFA"/>
    <w:rsid w:val="005E151A"/>
    <w:rsid w:val="005E18C6"/>
    <w:rsid w:val="005E1CDD"/>
    <w:rsid w:val="005E22F0"/>
    <w:rsid w:val="005E25D7"/>
    <w:rsid w:val="005E27DA"/>
    <w:rsid w:val="005E2A78"/>
    <w:rsid w:val="005E2D31"/>
    <w:rsid w:val="005E2FF6"/>
    <w:rsid w:val="005E33A5"/>
    <w:rsid w:val="005E3692"/>
    <w:rsid w:val="005E36A8"/>
    <w:rsid w:val="005E3ACB"/>
    <w:rsid w:val="005E4DB5"/>
    <w:rsid w:val="005E4F5B"/>
    <w:rsid w:val="005E4FA8"/>
    <w:rsid w:val="005E6076"/>
    <w:rsid w:val="005E617B"/>
    <w:rsid w:val="005E6997"/>
    <w:rsid w:val="005E69A5"/>
    <w:rsid w:val="005E6C2C"/>
    <w:rsid w:val="005E6CBB"/>
    <w:rsid w:val="005E6CC5"/>
    <w:rsid w:val="005E6EA0"/>
    <w:rsid w:val="005E79E3"/>
    <w:rsid w:val="005E7E13"/>
    <w:rsid w:val="005F038D"/>
    <w:rsid w:val="005F0DCE"/>
    <w:rsid w:val="005F0E0B"/>
    <w:rsid w:val="005F0EB2"/>
    <w:rsid w:val="005F1191"/>
    <w:rsid w:val="005F1B67"/>
    <w:rsid w:val="005F20D8"/>
    <w:rsid w:val="005F21E3"/>
    <w:rsid w:val="005F223B"/>
    <w:rsid w:val="005F2358"/>
    <w:rsid w:val="005F28A3"/>
    <w:rsid w:val="005F2926"/>
    <w:rsid w:val="005F3B21"/>
    <w:rsid w:val="005F3D3C"/>
    <w:rsid w:val="005F47F6"/>
    <w:rsid w:val="005F49DB"/>
    <w:rsid w:val="005F4AD5"/>
    <w:rsid w:val="005F4CDD"/>
    <w:rsid w:val="005F5009"/>
    <w:rsid w:val="005F56F1"/>
    <w:rsid w:val="005F5723"/>
    <w:rsid w:val="005F6B81"/>
    <w:rsid w:val="005F6D41"/>
    <w:rsid w:val="005F770C"/>
    <w:rsid w:val="00600142"/>
    <w:rsid w:val="0060022B"/>
    <w:rsid w:val="0060077B"/>
    <w:rsid w:val="006019D8"/>
    <w:rsid w:val="00601E9A"/>
    <w:rsid w:val="00602943"/>
    <w:rsid w:val="006029F5"/>
    <w:rsid w:val="00602AF1"/>
    <w:rsid w:val="00602B09"/>
    <w:rsid w:val="00603583"/>
    <w:rsid w:val="00603A28"/>
    <w:rsid w:val="00603A61"/>
    <w:rsid w:val="00603A7D"/>
    <w:rsid w:val="006042D5"/>
    <w:rsid w:val="00604369"/>
    <w:rsid w:val="006044E0"/>
    <w:rsid w:val="0060476D"/>
    <w:rsid w:val="0060486B"/>
    <w:rsid w:val="0060504E"/>
    <w:rsid w:val="0060582E"/>
    <w:rsid w:val="00605E5A"/>
    <w:rsid w:val="00605EA2"/>
    <w:rsid w:val="006060FB"/>
    <w:rsid w:val="00606239"/>
    <w:rsid w:val="0060646D"/>
    <w:rsid w:val="00606675"/>
    <w:rsid w:val="00606B97"/>
    <w:rsid w:val="00606DCA"/>
    <w:rsid w:val="00606FDC"/>
    <w:rsid w:val="00607BCE"/>
    <w:rsid w:val="00607C41"/>
    <w:rsid w:val="006100C6"/>
    <w:rsid w:val="00610473"/>
    <w:rsid w:val="00610694"/>
    <w:rsid w:val="006107B0"/>
    <w:rsid w:val="00610E94"/>
    <w:rsid w:val="006113FB"/>
    <w:rsid w:val="0061165F"/>
    <w:rsid w:val="00611AFC"/>
    <w:rsid w:val="00611C7A"/>
    <w:rsid w:val="00612143"/>
    <w:rsid w:val="006127DB"/>
    <w:rsid w:val="0061282E"/>
    <w:rsid w:val="00612CAD"/>
    <w:rsid w:val="00612CBF"/>
    <w:rsid w:val="0061306C"/>
    <w:rsid w:val="0061361B"/>
    <w:rsid w:val="0061397F"/>
    <w:rsid w:val="00613A86"/>
    <w:rsid w:val="00613E78"/>
    <w:rsid w:val="00614534"/>
    <w:rsid w:val="006145DC"/>
    <w:rsid w:val="00614698"/>
    <w:rsid w:val="00615A20"/>
    <w:rsid w:val="00615B90"/>
    <w:rsid w:val="00615DBD"/>
    <w:rsid w:val="0061660C"/>
    <w:rsid w:val="006167BE"/>
    <w:rsid w:val="00617CFB"/>
    <w:rsid w:val="00617FEF"/>
    <w:rsid w:val="0062029E"/>
    <w:rsid w:val="00620622"/>
    <w:rsid w:val="00620707"/>
    <w:rsid w:val="00620719"/>
    <w:rsid w:val="00620C8B"/>
    <w:rsid w:val="006213D1"/>
    <w:rsid w:val="006214A9"/>
    <w:rsid w:val="00621E3F"/>
    <w:rsid w:val="00622033"/>
    <w:rsid w:val="00622245"/>
    <w:rsid w:val="00622987"/>
    <w:rsid w:val="00622C99"/>
    <w:rsid w:val="00622E57"/>
    <w:rsid w:val="006234D0"/>
    <w:rsid w:val="00623D93"/>
    <w:rsid w:val="0062421A"/>
    <w:rsid w:val="00624849"/>
    <w:rsid w:val="00624B39"/>
    <w:rsid w:val="00624B92"/>
    <w:rsid w:val="00624B9D"/>
    <w:rsid w:val="00624C11"/>
    <w:rsid w:val="0062517F"/>
    <w:rsid w:val="0062588C"/>
    <w:rsid w:val="00626128"/>
    <w:rsid w:val="00626570"/>
    <w:rsid w:val="00626874"/>
    <w:rsid w:val="00626E05"/>
    <w:rsid w:val="0062719E"/>
    <w:rsid w:val="00627284"/>
    <w:rsid w:val="00627353"/>
    <w:rsid w:val="00627F7F"/>
    <w:rsid w:val="00630576"/>
    <w:rsid w:val="0063074E"/>
    <w:rsid w:val="00630BD2"/>
    <w:rsid w:val="006317C3"/>
    <w:rsid w:val="00631C31"/>
    <w:rsid w:val="00631D57"/>
    <w:rsid w:val="0063259F"/>
    <w:rsid w:val="006328D1"/>
    <w:rsid w:val="0063295F"/>
    <w:rsid w:val="00632B62"/>
    <w:rsid w:val="00632DD4"/>
    <w:rsid w:val="00633020"/>
    <w:rsid w:val="0063366E"/>
    <w:rsid w:val="00633830"/>
    <w:rsid w:val="00634187"/>
    <w:rsid w:val="0063436C"/>
    <w:rsid w:val="0063438A"/>
    <w:rsid w:val="0063456B"/>
    <w:rsid w:val="00634FE1"/>
    <w:rsid w:val="00635499"/>
    <w:rsid w:val="006355F1"/>
    <w:rsid w:val="00635A2B"/>
    <w:rsid w:val="00635D53"/>
    <w:rsid w:val="00636BBA"/>
    <w:rsid w:val="00637141"/>
    <w:rsid w:val="00637312"/>
    <w:rsid w:val="006373EF"/>
    <w:rsid w:val="00637675"/>
    <w:rsid w:val="0063786E"/>
    <w:rsid w:val="00637918"/>
    <w:rsid w:val="00637B4F"/>
    <w:rsid w:val="00637FD8"/>
    <w:rsid w:val="00640A1D"/>
    <w:rsid w:val="00640CB5"/>
    <w:rsid w:val="00640EC0"/>
    <w:rsid w:val="00641185"/>
    <w:rsid w:val="006412B7"/>
    <w:rsid w:val="00641535"/>
    <w:rsid w:val="0064218B"/>
    <w:rsid w:val="0064281C"/>
    <w:rsid w:val="00642A14"/>
    <w:rsid w:val="00642B7C"/>
    <w:rsid w:val="00642C96"/>
    <w:rsid w:val="00642EC0"/>
    <w:rsid w:val="0064333F"/>
    <w:rsid w:val="0064352E"/>
    <w:rsid w:val="00643A34"/>
    <w:rsid w:val="00643B8C"/>
    <w:rsid w:val="00643F10"/>
    <w:rsid w:val="00643F7B"/>
    <w:rsid w:val="00643FC3"/>
    <w:rsid w:val="00644E37"/>
    <w:rsid w:val="00644F61"/>
    <w:rsid w:val="00645013"/>
    <w:rsid w:val="006451AC"/>
    <w:rsid w:val="00645314"/>
    <w:rsid w:val="00645364"/>
    <w:rsid w:val="006453AB"/>
    <w:rsid w:val="00645846"/>
    <w:rsid w:val="006458A4"/>
    <w:rsid w:val="00645AFA"/>
    <w:rsid w:val="00645DA0"/>
    <w:rsid w:val="0064622D"/>
    <w:rsid w:val="00646402"/>
    <w:rsid w:val="006465E2"/>
    <w:rsid w:val="00646A45"/>
    <w:rsid w:val="00647CE1"/>
    <w:rsid w:val="0065021C"/>
    <w:rsid w:val="006504E7"/>
    <w:rsid w:val="00650559"/>
    <w:rsid w:val="00650878"/>
    <w:rsid w:val="00650E02"/>
    <w:rsid w:val="0065108C"/>
    <w:rsid w:val="006515C8"/>
    <w:rsid w:val="006516A9"/>
    <w:rsid w:val="00651ADF"/>
    <w:rsid w:val="00651BA0"/>
    <w:rsid w:val="0065278E"/>
    <w:rsid w:val="00652929"/>
    <w:rsid w:val="006529B2"/>
    <w:rsid w:val="00652D9E"/>
    <w:rsid w:val="0065317E"/>
    <w:rsid w:val="00653234"/>
    <w:rsid w:val="006532CB"/>
    <w:rsid w:val="006539D8"/>
    <w:rsid w:val="00653E31"/>
    <w:rsid w:val="006540E5"/>
    <w:rsid w:val="00654768"/>
    <w:rsid w:val="00654B4D"/>
    <w:rsid w:val="00655077"/>
    <w:rsid w:val="006554BE"/>
    <w:rsid w:val="00655814"/>
    <w:rsid w:val="00655A32"/>
    <w:rsid w:val="00655F3A"/>
    <w:rsid w:val="00655FA8"/>
    <w:rsid w:val="00656034"/>
    <w:rsid w:val="006568DF"/>
    <w:rsid w:val="00656CE6"/>
    <w:rsid w:val="00656E03"/>
    <w:rsid w:val="0065718D"/>
    <w:rsid w:val="00657308"/>
    <w:rsid w:val="006573AD"/>
    <w:rsid w:val="0065767A"/>
    <w:rsid w:val="00657EBB"/>
    <w:rsid w:val="00657EE5"/>
    <w:rsid w:val="00657EFB"/>
    <w:rsid w:val="006601C7"/>
    <w:rsid w:val="0066024D"/>
    <w:rsid w:val="00660AF3"/>
    <w:rsid w:val="00660CD9"/>
    <w:rsid w:val="00661272"/>
    <w:rsid w:val="0066129A"/>
    <w:rsid w:val="006614D9"/>
    <w:rsid w:val="0066160B"/>
    <w:rsid w:val="00661859"/>
    <w:rsid w:val="006623DF"/>
    <w:rsid w:val="00662460"/>
    <w:rsid w:val="00662682"/>
    <w:rsid w:val="00662871"/>
    <w:rsid w:val="006629E5"/>
    <w:rsid w:val="0066308B"/>
    <w:rsid w:val="00664410"/>
    <w:rsid w:val="006644F3"/>
    <w:rsid w:val="006646FB"/>
    <w:rsid w:val="00664742"/>
    <w:rsid w:val="006647E7"/>
    <w:rsid w:val="00664A5B"/>
    <w:rsid w:val="00664BA7"/>
    <w:rsid w:val="00664BCA"/>
    <w:rsid w:val="00665007"/>
    <w:rsid w:val="00665109"/>
    <w:rsid w:val="006656A5"/>
    <w:rsid w:val="00666010"/>
    <w:rsid w:val="00666512"/>
    <w:rsid w:val="00666797"/>
    <w:rsid w:val="00666959"/>
    <w:rsid w:val="00667238"/>
    <w:rsid w:val="006678A9"/>
    <w:rsid w:val="00670596"/>
    <w:rsid w:val="006708A2"/>
    <w:rsid w:val="006712F3"/>
    <w:rsid w:val="006725C0"/>
    <w:rsid w:val="00672902"/>
    <w:rsid w:val="00672FC7"/>
    <w:rsid w:val="006735F1"/>
    <w:rsid w:val="00673D03"/>
    <w:rsid w:val="00673E8B"/>
    <w:rsid w:val="00673F02"/>
    <w:rsid w:val="006740E6"/>
    <w:rsid w:val="006742C1"/>
    <w:rsid w:val="006744EB"/>
    <w:rsid w:val="006745C2"/>
    <w:rsid w:val="00674669"/>
    <w:rsid w:val="006748AD"/>
    <w:rsid w:val="00674A98"/>
    <w:rsid w:val="00674B9F"/>
    <w:rsid w:val="00674E06"/>
    <w:rsid w:val="00674F13"/>
    <w:rsid w:val="00674F49"/>
    <w:rsid w:val="00675C36"/>
    <w:rsid w:val="00676126"/>
    <w:rsid w:val="006762B6"/>
    <w:rsid w:val="0067640C"/>
    <w:rsid w:val="00676BCB"/>
    <w:rsid w:val="00677060"/>
    <w:rsid w:val="00677D41"/>
    <w:rsid w:val="00677F00"/>
    <w:rsid w:val="00680099"/>
    <w:rsid w:val="006802F6"/>
    <w:rsid w:val="006803B5"/>
    <w:rsid w:val="006803D8"/>
    <w:rsid w:val="006807A2"/>
    <w:rsid w:val="006808C2"/>
    <w:rsid w:val="00680AB4"/>
    <w:rsid w:val="00680C0C"/>
    <w:rsid w:val="00680FB4"/>
    <w:rsid w:val="0068101C"/>
    <w:rsid w:val="0068128D"/>
    <w:rsid w:val="006817D0"/>
    <w:rsid w:val="0068182E"/>
    <w:rsid w:val="00681834"/>
    <w:rsid w:val="00681E2E"/>
    <w:rsid w:val="0068209F"/>
    <w:rsid w:val="006824CD"/>
    <w:rsid w:val="00682887"/>
    <w:rsid w:val="00684125"/>
    <w:rsid w:val="00684787"/>
    <w:rsid w:val="00684FF6"/>
    <w:rsid w:val="006850FC"/>
    <w:rsid w:val="00685685"/>
    <w:rsid w:val="0068577B"/>
    <w:rsid w:val="00685A86"/>
    <w:rsid w:val="00685F46"/>
    <w:rsid w:val="006865F3"/>
    <w:rsid w:val="0068679B"/>
    <w:rsid w:val="00686EBE"/>
    <w:rsid w:val="006870DC"/>
    <w:rsid w:val="0068710B"/>
    <w:rsid w:val="00687522"/>
    <w:rsid w:val="00687981"/>
    <w:rsid w:val="00687BD0"/>
    <w:rsid w:val="00687DD7"/>
    <w:rsid w:val="0069083A"/>
    <w:rsid w:val="00690A96"/>
    <w:rsid w:val="00690DC6"/>
    <w:rsid w:val="00690E26"/>
    <w:rsid w:val="00690F16"/>
    <w:rsid w:val="0069139D"/>
    <w:rsid w:val="0069178B"/>
    <w:rsid w:val="00691A89"/>
    <w:rsid w:val="00691ED7"/>
    <w:rsid w:val="006920C8"/>
    <w:rsid w:val="00692419"/>
    <w:rsid w:val="0069243D"/>
    <w:rsid w:val="00692839"/>
    <w:rsid w:val="006928A1"/>
    <w:rsid w:val="006928DD"/>
    <w:rsid w:val="00693257"/>
    <w:rsid w:val="006933B5"/>
    <w:rsid w:val="00693679"/>
    <w:rsid w:val="006937A3"/>
    <w:rsid w:val="006944BD"/>
    <w:rsid w:val="00694967"/>
    <w:rsid w:val="00694D8A"/>
    <w:rsid w:val="00695145"/>
    <w:rsid w:val="006953ED"/>
    <w:rsid w:val="006955AF"/>
    <w:rsid w:val="006956A7"/>
    <w:rsid w:val="00695839"/>
    <w:rsid w:val="006962E0"/>
    <w:rsid w:val="00696506"/>
    <w:rsid w:val="0069697F"/>
    <w:rsid w:val="006969CD"/>
    <w:rsid w:val="00696E94"/>
    <w:rsid w:val="0069715F"/>
    <w:rsid w:val="00697600"/>
    <w:rsid w:val="00697CF6"/>
    <w:rsid w:val="00697D41"/>
    <w:rsid w:val="006A058B"/>
    <w:rsid w:val="006A064E"/>
    <w:rsid w:val="006A069C"/>
    <w:rsid w:val="006A0B9A"/>
    <w:rsid w:val="006A0F13"/>
    <w:rsid w:val="006A1295"/>
    <w:rsid w:val="006A132E"/>
    <w:rsid w:val="006A1347"/>
    <w:rsid w:val="006A1C6B"/>
    <w:rsid w:val="006A1DC9"/>
    <w:rsid w:val="006A1F9B"/>
    <w:rsid w:val="006A2074"/>
    <w:rsid w:val="006A20A0"/>
    <w:rsid w:val="006A2257"/>
    <w:rsid w:val="006A3454"/>
    <w:rsid w:val="006A35D3"/>
    <w:rsid w:val="006A4816"/>
    <w:rsid w:val="006A53F1"/>
    <w:rsid w:val="006A540D"/>
    <w:rsid w:val="006A5519"/>
    <w:rsid w:val="006A5D5D"/>
    <w:rsid w:val="006A5E51"/>
    <w:rsid w:val="006A6278"/>
    <w:rsid w:val="006A6612"/>
    <w:rsid w:val="006A6806"/>
    <w:rsid w:val="006A6842"/>
    <w:rsid w:val="006A68C3"/>
    <w:rsid w:val="006A68D9"/>
    <w:rsid w:val="006A6955"/>
    <w:rsid w:val="006B0189"/>
    <w:rsid w:val="006B01E9"/>
    <w:rsid w:val="006B0446"/>
    <w:rsid w:val="006B0982"/>
    <w:rsid w:val="006B11C8"/>
    <w:rsid w:val="006B11FA"/>
    <w:rsid w:val="006B122A"/>
    <w:rsid w:val="006B136E"/>
    <w:rsid w:val="006B16F3"/>
    <w:rsid w:val="006B16FD"/>
    <w:rsid w:val="006B1970"/>
    <w:rsid w:val="006B1D19"/>
    <w:rsid w:val="006B1D96"/>
    <w:rsid w:val="006B2C72"/>
    <w:rsid w:val="006B2CC7"/>
    <w:rsid w:val="006B307D"/>
    <w:rsid w:val="006B3314"/>
    <w:rsid w:val="006B3517"/>
    <w:rsid w:val="006B36BD"/>
    <w:rsid w:val="006B3719"/>
    <w:rsid w:val="006B43BB"/>
    <w:rsid w:val="006B4481"/>
    <w:rsid w:val="006B44C3"/>
    <w:rsid w:val="006B4503"/>
    <w:rsid w:val="006B4910"/>
    <w:rsid w:val="006B4DC2"/>
    <w:rsid w:val="006B4E90"/>
    <w:rsid w:val="006B4F70"/>
    <w:rsid w:val="006B50BD"/>
    <w:rsid w:val="006B52B5"/>
    <w:rsid w:val="006B5953"/>
    <w:rsid w:val="006B5CA4"/>
    <w:rsid w:val="006B5F48"/>
    <w:rsid w:val="006B659E"/>
    <w:rsid w:val="006B670B"/>
    <w:rsid w:val="006B67C8"/>
    <w:rsid w:val="006B6811"/>
    <w:rsid w:val="006B6954"/>
    <w:rsid w:val="006B6BDB"/>
    <w:rsid w:val="006B7879"/>
    <w:rsid w:val="006B7C79"/>
    <w:rsid w:val="006C01F6"/>
    <w:rsid w:val="006C0683"/>
    <w:rsid w:val="006C069C"/>
    <w:rsid w:val="006C0BD9"/>
    <w:rsid w:val="006C0F5D"/>
    <w:rsid w:val="006C1000"/>
    <w:rsid w:val="006C1414"/>
    <w:rsid w:val="006C143D"/>
    <w:rsid w:val="006C18DD"/>
    <w:rsid w:val="006C19D8"/>
    <w:rsid w:val="006C1E21"/>
    <w:rsid w:val="006C233F"/>
    <w:rsid w:val="006C3347"/>
    <w:rsid w:val="006C3D48"/>
    <w:rsid w:val="006C3F62"/>
    <w:rsid w:val="006C40E9"/>
    <w:rsid w:val="006C433D"/>
    <w:rsid w:val="006C45D1"/>
    <w:rsid w:val="006C477A"/>
    <w:rsid w:val="006C4944"/>
    <w:rsid w:val="006C4A1A"/>
    <w:rsid w:val="006C4ABB"/>
    <w:rsid w:val="006C4F15"/>
    <w:rsid w:val="006C543B"/>
    <w:rsid w:val="006C5814"/>
    <w:rsid w:val="006C5C2A"/>
    <w:rsid w:val="006C66EA"/>
    <w:rsid w:val="006C6D77"/>
    <w:rsid w:val="006C6EE3"/>
    <w:rsid w:val="006C6FE5"/>
    <w:rsid w:val="006C70FF"/>
    <w:rsid w:val="006C730B"/>
    <w:rsid w:val="006C772A"/>
    <w:rsid w:val="006C78DD"/>
    <w:rsid w:val="006C7A8F"/>
    <w:rsid w:val="006C7FF1"/>
    <w:rsid w:val="006D0089"/>
    <w:rsid w:val="006D0270"/>
    <w:rsid w:val="006D03DA"/>
    <w:rsid w:val="006D090B"/>
    <w:rsid w:val="006D0BC5"/>
    <w:rsid w:val="006D0E78"/>
    <w:rsid w:val="006D15B1"/>
    <w:rsid w:val="006D22A9"/>
    <w:rsid w:val="006D22BC"/>
    <w:rsid w:val="006D2735"/>
    <w:rsid w:val="006D2B27"/>
    <w:rsid w:val="006D2BF4"/>
    <w:rsid w:val="006D3415"/>
    <w:rsid w:val="006D3447"/>
    <w:rsid w:val="006D3774"/>
    <w:rsid w:val="006D4268"/>
    <w:rsid w:val="006D485F"/>
    <w:rsid w:val="006D488C"/>
    <w:rsid w:val="006D4AEF"/>
    <w:rsid w:val="006D4BB6"/>
    <w:rsid w:val="006D4F3F"/>
    <w:rsid w:val="006D4FFC"/>
    <w:rsid w:val="006D520B"/>
    <w:rsid w:val="006D5238"/>
    <w:rsid w:val="006D5480"/>
    <w:rsid w:val="006D5780"/>
    <w:rsid w:val="006D5B1B"/>
    <w:rsid w:val="006D631A"/>
    <w:rsid w:val="006D6398"/>
    <w:rsid w:val="006D671D"/>
    <w:rsid w:val="006D7572"/>
    <w:rsid w:val="006D767F"/>
    <w:rsid w:val="006D7872"/>
    <w:rsid w:val="006D7941"/>
    <w:rsid w:val="006D7DBA"/>
    <w:rsid w:val="006D7EF1"/>
    <w:rsid w:val="006E03F6"/>
    <w:rsid w:val="006E074A"/>
    <w:rsid w:val="006E0865"/>
    <w:rsid w:val="006E0E8E"/>
    <w:rsid w:val="006E0FDB"/>
    <w:rsid w:val="006E1177"/>
    <w:rsid w:val="006E14F1"/>
    <w:rsid w:val="006E16A0"/>
    <w:rsid w:val="006E1EB5"/>
    <w:rsid w:val="006E209A"/>
    <w:rsid w:val="006E22A8"/>
    <w:rsid w:val="006E28E9"/>
    <w:rsid w:val="006E2E92"/>
    <w:rsid w:val="006E2FD7"/>
    <w:rsid w:val="006E304B"/>
    <w:rsid w:val="006E322C"/>
    <w:rsid w:val="006E34F4"/>
    <w:rsid w:val="006E3C19"/>
    <w:rsid w:val="006E3C76"/>
    <w:rsid w:val="006E407C"/>
    <w:rsid w:val="006E4338"/>
    <w:rsid w:val="006E4413"/>
    <w:rsid w:val="006E4CC0"/>
    <w:rsid w:val="006E4D74"/>
    <w:rsid w:val="006E4F78"/>
    <w:rsid w:val="006E4FB5"/>
    <w:rsid w:val="006E528F"/>
    <w:rsid w:val="006E548E"/>
    <w:rsid w:val="006E5EF9"/>
    <w:rsid w:val="006E61F7"/>
    <w:rsid w:val="006E6782"/>
    <w:rsid w:val="006E6C68"/>
    <w:rsid w:val="006E6DEC"/>
    <w:rsid w:val="006E6E53"/>
    <w:rsid w:val="006E7106"/>
    <w:rsid w:val="006E7586"/>
    <w:rsid w:val="006E792A"/>
    <w:rsid w:val="006F0187"/>
    <w:rsid w:val="006F022F"/>
    <w:rsid w:val="006F05C8"/>
    <w:rsid w:val="006F07FB"/>
    <w:rsid w:val="006F0F00"/>
    <w:rsid w:val="006F0F3B"/>
    <w:rsid w:val="006F110E"/>
    <w:rsid w:val="006F1EC6"/>
    <w:rsid w:val="006F25CD"/>
    <w:rsid w:val="006F2C37"/>
    <w:rsid w:val="006F2DBB"/>
    <w:rsid w:val="006F2F81"/>
    <w:rsid w:val="006F309F"/>
    <w:rsid w:val="006F3176"/>
    <w:rsid w:val="006F36D5"/>
    <w:rsid w:val="006F3AF7"/>
    <w:rsid w:val="006F3D81"/>
    <w:rsid w:val="006F3ECA"/>
    <w:rsid w:val="006F417C"/>
    <w:rsid w:val="006F463D"/>
    <w:rsid w:val="006F5065"/>
    <w:rsid w:val="006F557B"/>
    <w:rsid w:val="006F5AB5"/>
    <w:rsid w:val="006F5F8B"/>
    <w:rsid w:val="006F6481"/>
    <w:rsid w:val="006F648D"/>
    <w:rsid w:val="006F6642"/>
    <w:rsid w:val="006F6C00"/>
    <w:rsid w:val="006F6E99"/>
    <w:rsid w:val="006F71E2"/>
    <w:rsid w:val="006F73A7"/>
    <w:rsid w:val="006F7925"/>
    <w:rsid w:val="006F7B5C"/>
    <w:rsid w:val="006F7E1B"/>
    <w:rsid w:val="00700377"/>
    <w:rsid w:val="007004D8"/>
    <w:rsid w:val="00700A4B"/>
    <w:rsid w:val="0070104B"/>
    <w:rsid w:val="00701FB5"/>
    <w:rsid w:val="007025BA"/>
    <w:rsid w:val="0070270B"/>
    <w:rsid w:val="00702AE3"/>
    <w:rsid w:val="00702F2B"/>
    <w:rsid w:val="00703B88"/>
    <w:rsid w:val="007042E2"/>
    <w:rsid w:val="0070530F"/>
    <w:rsid w:val="007053AE"/>
    <w:rsid w:val="0070552A"/>
    <w:rsid w:val="007056FA"/>
    <w:rsid w:val="00705AE0"/>
    <w:rsid w:val="00705B18"/>
    <w:rsid w:val="0070601B"/>
    <w:rsid w:val="00706C7F"/>
    <w:rsid w:val="00706F28"/>
    <w:rsid w:val="00707313"/>
    <w:rsid w:val="00707429"/>
    <w:rsid w:val="00707F8C"/>
    <w:rsid w:val="00710042"/>
    <w:rsid w:val="00710429"/>
    <w:rsid w:val="00710694"/>
    <w:rsid w:val="007106D9"/>
    <w:rsid w:val="007107E4"/>
    <w:rsid w:val="00710CAF"/>
    <w:rsid w:val="0071196B"/>
    <w:rsid w:val="007119BF"/>
    <w:rsid w:val="00711F7B"/>
    <w:rsid w:val="0071275C"/>
    <w:rsid w:val="0071299F"/>
    <w:rsid w:val="007131E6"/>
    <w:rsid w:val="007132F8"/>
    <w:rsid w:val="007133E7"/>
    <w:rsid w:val="00713656"/>
    <w:rsid w:val="00713868"/>
    <w:rsid w:val="00713A23"/>
    <w:rsid w:val="00713BDD"/>
    <w:rsid w:val="00713D0F"/>
    <w:rsid w:val="00713F2E"/>
    <w:rsid w:val="00714507"/>
    <w:rsid w:val="00714603"/>
    <w:rsid w:val="00714966"/>
    <w:rsid w:val="00715295"/>
    <w:rsid w:val="00715A2E"/>
    <w:rsid w:val="00715ED8"/>
    <w:rsid w:val="00716410"/>
    <w:rsid w:val="0071645B"/>
    <w:rsid w:val="00716D77"/>
    <w:rsid w:val="00717275"/>
    <w:rsid w:val="00720620"/>
    <w:rsid w:val="007207FD"/>
    <w:rsid w:val="00720FF1"/>
    <w:rsid w:val="00721785"/>
    <w:rsid w:val="00721FB0"/>
    <w:rsid w:val="007223A3"/>
    <w:rsid w:val="007223AC"/>
    <w:rsid w:val="007224B7"/>
    <w:rsid w:val="00722555"/>
    <w:rsid w:val="00722D19"/>
    <w:rsid w:val="00722F09"/>
    <w:rsid w:val="00723376"/>
    <w:rsid w:val="0072351E"/>
    <w:rsid w:val="0072362F"/>
    <w:rsid w:val="007238D0"/>
    <w:rsid w:val="00724097"/>
    <w:rsid w:val="007240BF"/>
    <w:rsid w:val="007242DF"/>
    <w:rsid w:val="00724479"/>
    <w:rsid w:val="0072464A"/>
    <w:rsid w:val="00724864"/>
    <w:rsid w:val="00724EC0"/>
    <w:rsid w:val="00725079"/>
    <w:rsid w:val="00725182"/>
    <w:rsid w:val="00725786"/>
    <w:rsid w:val="00725ACC"/>
    <w:rsid w:val="00725F44"/>
    <w:rsid w:val="0072654E"/>
    <w:rsid w:val="007266AA"/>
    <w:rsid w:val="007268F8"/>
    <w:rsid w:val="007269FB"/>
    <w:rsid w:val="00726A6B"/>
    <w:rsid w:val="00726ECA"/>
    <w:rsid w:val="00726F19"/>
    <w:rsid w:val="00727AFA"/>
    <w:rsid w:val="0073049E"/>
    <w:rsid w:val="007305AD"/>
    <w:rsid w:val="007307C1"/>
    <w:rsid w:val="00730E1B"/>
    <w:rsid w:val="007311B1"/>
    <w:rsid w:val="00731956"/>
    <w:rsid w:val="00731B68"/>
    <w:rsid w:val="00731BA3"/>
    <w:rsid w:val="007320BE"/>
    <w:rsid w:val="00732341"/>
    <w:rsid w:val="00733420"/>
    <w:rsid w:val="00733AA1"/>
    <w:rsid w:val="00733CD8"/>
    <w:rsid w:val="00734445"/>
    <w:rsid w:val="00734780"/>
    <w:rsid w:val="007348FD"/>
    <w:rsid w:val="00734A10"/>
    <w:rsid w:val="00734B19"/>
    <w:rsid w:val="007352FA"/>
    <w:rsid w:val="0073561F"/>
    <w:rsid w:val="00735C50"/>
    <w:rsid w:val="00735D70"/>
    <w:rsid w:val="007360EA"/>
    <w:rsid w:val="0073626A"/>
    <w:rsid w:val="00736BC0"/>
    <w:rsid w:val="00736C62"/>
    <w:rsid w:val="00736E4D"/>
    <w:rsid w:val="00736EE2"/>
    <w:rsid w:val="00737648"/>
    <w:rsid w:val="00737705"/>
    <w:rsid w:val="00737A43"/>
    <w:rsid w:val="00737A5C"/>
    <w:rsid w:val="00737DFC"/>
    <w:rsid w:val="00740291"/>
    <w:rsid w:val="0074062C"/>
    <w:rsid w:val="00740A9B"/>
    <w:rsid w:val="00740D36"/>
    <w:rsid w:val="00740F08"/>
    <w:rsid w:val="007418E7"/>
    <w:rsid w:val="007418EB"/>
    <w:rsid w:val="007425B5"/>
    <w:rsid w:val="00742961"/>
    <w:rsid w:val="00742A00"/>
    <w:rsid w:val="00742BED"/>
    <w:rsid w:val="00743122"/>
    <w:rsid w:val="007434D1"/>
    <w:rsid w:val="00744520"/>
    <w:rsid w:val="00744B5E"/>
    <w:rsid w:val="0074628D"/>
    <w:rsid w:val="0074698E"/>
    <w:rsid w:val="007469E3"/>
    <w:rsid w:val="00746E8C"/>
    <w:rsid w:val="007471AF"/>
    <w:rsid w:val="00747328"/>
    <w:rsid w:val="0074774C"/>
    <w:rsid w:val="00747860"/>
    <w:rsid w:val="007478AF"/>
    <w:rsid w:val="00747EBE"/>
    <w:rsid w:val="007501F5"/>
    <w:rsid w:val="00750542"/>
    <w:rsid w:val="0075086F"/>
    <w:rsid w:val="00750CCE"/>
    <w:rsid w:val="00750CF7"/>
    <w:rsid w:val="007510A7"/>
    <w:rsid w:val="0075120D"/>
    <w:rsid w:val="0075138A"/>
    <w:rsid w:val="0075171A"/>
    <w:rsid w:val="00751D18"/>
    <w:rsid w:val="00752220"/>
    <w:rsid w:val="00752E33"/>
    <w:rsid w:val="007531EB"/>
    <w:rsid w:val="007531F7"/>
    <w:rsid w:val="00753238"/>
    <w:rsid w:val="0075324F"/>
    <w:rsid w:val="00753855"/>
    <w:rsid w:val="00754632"/>
    <w:rsid w:val="007549B8"/>
    <w:rsid w:val="00755B39"/>
    <w:rsid w:val="00755CE5"/>
    <w:rsid w:val="00756215"/>
    <w:rsid w:val="007567ED"/>
    <w:rsid w:val="00756AEE"/>
    <w:rsid w:val="00756C6F"/>
    <w:rsid w:val="00756ECE"/>
    <w:rsid w:val="00756F32"/>
    <w:rsid w:val="007571D3"/>
    <w:rsid w:val="0075761B"/>
    <w:rsid w:val="0075795B"/>
    <w:rsid w:val="00757C71"/>
    <w:rsid w:val="00760047"/>
    <w:rsid w:val="007601E2"/>
    <w:rsid w:val="007606C9"/>
    <w:rsid w:val="00760DAB"/>
    <w:rsid w:val="007616A0"/>
    <w:rsid w:val="007617DA"/>
    <w:rsid w:val="007619CE"/>
    <w:rsid w:val="00761B4F"/>
    <w:rsid w:val="00761D82"/>
    <w:rsid w:val="00762156"/>
    <w:rsid w:val="007628D2"/>
    <w:rsid w:val="00762B26"/>
    <w:rsid w:val="00762CBC"/>
    <w:rsid w:val="00763D97"/>
    <w:rsid w:val="00764017"/>
    <w:rsid w:val="00764125"/>
    <w:rsid w:val="00764246"/>
    <w:rsid w:val="00764268"/>
    <w:rsid w:val="00764E0B"/>
    <w:rsid w:val="00764F10"/>
    <w:rsid w:val="00765541"/>
    <w:rsid w:val="0076563E"/>
    <w:rsid w:val="00765C38"/>
    <w:rsid w:val="0076610D"/>
    <w:rsid w:val="007661CC"/>
    <w:rsid w:val="007661F4"/>
    <w:rsid w:val="007670EF"/>
    <w:rsid w:val="007675D4"/>
    <w:rsid w:val="00767B32"/>
    <w:rsid w:val="00767CE1"/>
    <w:rsid w:val="00770D2B"/>
    <w:rsid w:val="00770DA7"/>
    <w:rsid w:val="00770F50"/>
    <w:rsid w:val="00771622"/>
    <w:rsid w:val="007719E5"/>
    <w:rsid w:val="00771B50"/>
    <w:rsid w:val="007720DD"/>
    <w:rsid w:val="00772519"/>
    <w:rsid w:val="0077258A"/>
    <w:rsid w:val="00772702"/>
    <w:rsid w:val="00772C05"/>
    <w:rsid w:val="00772D44"/>
    <w:rsid w:val="00772D61"/>
    <w:rsid w:val="00773466"/>
    <w:rsid w:val="00773BC6"/>
    <w:rsid w:val="00773D72"/>
    <w:rsid w:val="00773DF9"/>
    <w:rsid w:val="0077405E"/>
    <w:rsid w:val="00774737"/>
    <w:rsid w:val="00774E7B"/>
    <w:rsid w:val="00774F95"/>
    <w:rsid w:val="007750B1"/>
    <w:rsid w:val="0077575E"/>
    <w:rsid w:val="00775789"/>
    <w:rsid w:val="007757FC"/>
    <w:rsid w:val="00776209"/>
    <w:rsid w:val="00776990"/>
    <w:rsid w:val="00776D9E"/>
    <w:rsid w:val="00776FE8"/>
    <w:rsid w:val="0077799B"/>
    <w:rsid w:val="00777D2C"/>
    <w:rsid w:val="00777DB2"/>
    <w:rsid w:val="00777E28"/>
    <w:rsid w:val="00780878"/>
    <w:rsid w:val="00780D8A"/>
    <w:rsid w:val="00780E3F"/>
    <w:rsid w:val="007813F0"/>
    <w:rsid w:val="00781D29"/>
    <w:rsid w:val="00783037"/>
    <w:rsid w:val="00783324"/>
    <w:rsid w:val="00783D6A"/>
    <w:rsid w:val="00783D89"/>
    <w:rsid w:val="00783DB8"/>
    <w:rsid w:val="007845F8"/>
    <w:rsid w:val="00784A92"/>
    <w:rsid w:val="00784E60"/>
    <w:rsid w:val="007853E0"/>
    <w:rsid w:val="00785A0E"/>
    <w:rsid w:val="00785E97"/>
    <w:rsid w:val="0078647F"/>
    <w:rsid w:val="00786871"/>
    <w:rsid w:val="00786AF3"/>
    <w:rsid w:val="007878DB"/>
    <w:rsid w:val="00787E10"/>
    <w:rsid w:val="00787EAA"/>
    <w:rsid w:val="007903F0"/>
    <w:rsid w:val="00790981"/>
    <w:rsid w:val="00790D27"/>
    <w:rsid w:val="0079151D"/>
    <w:rsid w:val="00791FCA"/>
    <w:rsid w:val="00791FD4"/>
    <w:rsid w:val="007921DC"/>
    <w:rsid w:val="00792813"/>
    <w:rsid w:val="00792F62"/>
    <w:rsid w:val="00793205"/>
    <w:rsid w:val="00793BCA"/>
    <w:rsid w:val="0079452C"/>
    <w:rsid w:val="0079467F"/>
    <w:rsid w:val="0079472B"/>
    <w:rsid w:val="007949E3"/>
    <w:rsid w:val="00794C64"/>
    <w:rsid w:val="007951A5"/>
    <w:rsid w:val="00795462"/>
    <w:rsid w:val="0079605B"/>
    <w:rsid w:val="00796AD7"/>
    <w:rsid w:val="00796F4E"/>
    <w:rsid w:val="007971D8"/>
    <w:rsid w:val="007976FF"/>
    <w:rsid w:val="00797840"/>
    <w:rsid w:val="00797CB2"/>
    <w:rsid w:val="00797DD3"/>
    <w:rsid w:val="00797EAB"/>
    <w:rsid w:val="007A0EF1"/>
    <w:rsid w:val="007A1610"/>
    <w:rsid w:val="007A16E9"/>
    <w:rsid w:val="007A1B53"/>
    <w:rsid w:val="007A1F1B"/>
    <w:rsid w:val="007A2021"/>
    <w:rsid w:val="007A23FA"/>
    <w:rsid w:val="007A295F"/>
    <w:rsid w:val="007A2C36"/>
    <w:rsid w:val="007A3151"/>
    <w:rsid w:val="007A362D"/>
    <w:rsid w:val="007A363F"/>
    <w:rsid w:val="007A365E"/>
    <w:rsid w:val="007A39C8"/>
    <w:rsid w:val="007A3A83"/>
    <w:rsid w:val="007A3CD4"/>
    <w:rsid w:val="007A3EA4"/>
    <w:rsid w:val="007A44F0"/>
    <w:rsid w:val="007A4720"/>
    <w:rsid w:val="007A4897"/>
    <w:rsid w:val="007A4D58"/>
    <w:rsid w:val="007A4E83"/>
    <w:rsid w:val="007A59D5"/>
    <w:rsid w:val="007A5D90"/>
    <w:rsid w:val="007A6457"/>
    <w:rsid w:val="007A6A4C"/>
    <w:rsid w:val="007A706D"/>
    <w:rsid w:val="007A7442"/>
    <w:rsid w:val="007A76C7"/>
    <w:rsid w:val="007A7828"/>
    <w:rsid w:val="007B10C4"/>
    <w:rsid w:val="007B13AF"/>
    <w:rsid w:val="007B199E"/>
    <w:rsid w:val="007B1A57"/>
    <w:rsid w:val="007B224A"/>
    <w:rsid w:val="007B2625"/>
    <w:rsid w:val="007B26F0"/>
    <w:rsid w:val="007B2785"/>
    <w:rsid w:val="007B2C71"/>
    <w:rsid w:val="007B30F6"/>
    <w:rsid w:val="007B341D"/>
    <w:rsid w:val="007B366A"/>
    <w:rsid w:val="007B4697"/>
    <w:rsid w:val="007B4822"/>
    <w:rsid w:val="007B483E"/>
    <w:rsid w:val="007B4DB1"/>
    <w:rsid w:val="007B4E9B"/>
    <w:rsid w:val="007B505E"/>
    <w:rsid w:val="007B5195"/>
    <w:rsid w:val="007B528E"/>
    <w:rsid w:val="007B565B"/>
    <w:rsid w:val="007B5813"/>
    <w:rsid w:val="007B58D3"/>
    <w:rsid w:val="007B5B8F"/>
    <w:rsid w:val="007B62A3"/>
    <w:rsid w:val="007B62E6"/>
    <w:rsid w:val="007B6397"/>
    <w:rsid w:val="007B64BB"/>
    <w:rsid w:val="007B665E"/>
    <w:rsid w:val="007B66D3"/>
    <w:rsid w:val="007B6A76"/>
    <w:rsid w:val="007B730D"/>
    <w:rsid w:val="007B74E8"/>
    <w:rsid w:val="007B7AF7"/>
    <w:rsid w:val="007B7F1C"/>
    <w:rsid w:val="007C0470"/>
    <w:rsid w:val="007C0A0E"/>
    <w:rsid w:val="007C1047"/>
    <w:rsid w:val="007C15F1"/>
    <w:rsid w:val="007C1937"/>
    <w:rsid w:val="007C1CC7"/>
    <w:rsid w:val="007C1D11"/>
    <w:rsid w:val="007C1FEF"/>
    <w:rsid w:val="007C2210"/>
    <w:rsid w:val="007C25FC"/>
    <w:rsid w:val="007C2A27"/>
    <w:rsid w:val="007C2D24"/>
    <w:rsid w:val="007C2D33"/>
    <w:rsid w:val="007C387F"/>
    <w:rsid w:val="007C3A40"/>
    <w:rsid w:val="007C3D1D"/>
    <w:rsid w:val="007C4181"/>
    <w:rsid w:val="007C4450"/>
    <w:rsid w:val="007C455A"/>
    <w:rsid w:val="007C47D0"/>
    <w:rsid w:val="007C491B"/>
    <w:rsid w:val="007C4946"/>
    <w:rsid w:val="007C5402"/>
    <w:rsid w:val="007C546C"/>
    <w:rsid w:val="007C5654"/>
    <w:rsid w:val="007C5995"/>
    <w:rsid w:val="007C5F1B"/>
    <w:rsid w:val="007C640C"/>
    <w:rsid w:val="007C69DD"/>
    <w:rsid w:val="007C6C9D"/>
    <w:rsid w:val="007C70DA"/>
    <w:rsid w:val="007C74C8"/>
    <w:rsid w:val="007C75A1"/>
    <w:rsid w:val="007C76B4"/>
    <w:rsid w:val="007C7AC0"/>
    <w:rsid w:val="007C7ACA"/>
    <w:rsid w:val="007C7BBD"/>
    <w:rsid w:val="007C7FF6"/>
    <w:rsid w:val="007D01DF"/>
    <w:rsid w:val="007D028F"/>
    <w:rsid w:val="007D0EA7"/>
    <w:rsid w:val="007D1084"/>
    <w:rsid w:val="007D176F"/>
    <w:rsid w:val="007D189F"/>
    <w:rsid w:val="007D1CAA"/>
    <w:rsid w:val="007D21E3"/>
    <w:rsid w:val="007D2219"/>
    <w:rsid w:val="007D221B"/>
    <w:rsid w:val="007D2BEA"/>
    <w:rsid w:val="007D2D31"/>
    <w:rsid w:val="007D3155"/>
    <w:rsid w:val="007D33A0"/>
    <w:rsid w:val="007D3807"/>
    <w:rsid w:val="007D40A8"/>
    <w:rsid w:val="007D4208"/>
    <w:rsid w:val="007D4B1B"/>
    <w:rsid w:val="007D4B91"/>
    <w:rsid w:val="007D4CA0"/>
    <w:rsid w:val="007D526C"/>
    <w:rsid w:val="007D58C1"/>
    <w:rsid w:val="007D5B5B"/>
    <w:rsid w:val="007D5D66"/>
    <w:rsid w:val="007D60AE"/>
    <w:rsid w:val="007D62F0"/>
    <w:rsid w:val="007D6686"/>
    <w:rsid w:val="007D6711"/>
    <w:rsid w:val="007D6ADC"/>
    <w:rsid w:val="007D6E87"/>
    <w:rsid w:val="007D731A"/>
    <w:rsid w:val="007D73DD"/>
    <w:rsid w:val="007D7440"/>
    <w:rsid w:val="007D75A4"/>
    <w:rsid w:val="007D79A6"/>
    <w:rsid w:val="007D7D0E"/>
    <w:rsid w:val="007E0146"/>
    <w:rsid w:val="007E030A"/>
    <w:rsid w:val="007E09E1"/>
    <w:rsid w:val="007E1126"/>
    <w:rsid w:val="007E1705"/>
    <w:rsid w:val="007E1A4D"/>
    <w:rsid w:val="007E1DDE"/>
    <w:rsid w:val="007E1E8C"/>
    <w:rsid w:val="007E1FE0"/>
    <w:rsid w:val="007E2353"/>
    <w:rsid w:val="007E2621"/>
    <w:rsid w:val="007E2B31"/>
    <w:rsid w:val="007E2E0B"/>
    <w:rsid w:val="007E3604"/>
    <w:rsid w:val="007E3760"/>
    <w:rsid w:val="007E37FF"/>
    <w:rsid w:val="007E3FEF"/>
    <w:rsid w:val="007E425A"/>
    <w:rsid w:val="007E4CFF"/>
    <w:rsid w:val="007E4DF4"/>
    <w:rsid w:val="007E52BE"/>
    <w:rsid w:val="007E5488"/>
    <w:rsid w:val="007E54BA"/>
    <w:rsid w:val="007E54F2"/>
    <w:rsid w:val="007E6664"/>
    <w:rsid w:val="007E6867"/>
    <w:rsid w:val="007E69BF"/>
    <w:rsid w:val="007E6E0F"/>
    <w:rsid w:val="007E6E9B"/>
    <w:rsid w:val="007E6FD4"/>
    <w:rsid w:val="007E71D7"/>
    <w:rsid w:val="007E7469"/>
    <w:rsid w:val="007E74D7"/>
    <w:rsid w:val="007E7800"/>
    <w:rsid w:val="007E79F5"/>
    <w:rsid w:val="007E7ED6"/>
    <w:rsid w:val="007E7FCE"/>
    <w:rsid w:val="007F1437"/>
    <w:rsid w:val="007F15D3"/>
    <w:rsid w:val="007F1D1F"/>
    <w:rsid w:val="007F1F30"/>
    <w:rsid w:val="007F20FC"/>
    <w:rsid w:val="007F2386"/>
    <w:rsid w:val="007F2A6F"/>
    <w:rsid w:val="007F39B2"/>
    <w:rsid w:val="007F3B23"/>
    <w:rsid w:val="007F3E12"/>
    <w:rsid w:val="007F44A1"/>
    <w:rsid w:val="007F4F1F"/>
    <w:rsid w:val="007F4F54"/>
    <w:rsid w:val="007F543D"/>
    <w:rsid w:val="007F684C"/>
    <w:rsid w:val="007F6859"/>
    <w:rsid w:val="007F687A"/>
    <w:rsid w:val="007F6B2E"/>
    <w:rsid w:val="007F7029"/>
    <w:rsid w:val="007F70B7"/>
    <w:rsid w:val="007F7199"/>
    <w:rsid w:val="007F75E7"/>
    <w:rsid w:val="007F79BC"/>
    <w:rsid w:val="007F7B44"/>
    <w:rsid w:val="007F7C57"/>
    <w:rsid w:val="00800A42"/>
    <w:rsid w:val="00800EFF"/>
    <w:rsid w:val="008018AD"/>
    <w:rsid w:val="00801C45"/>
    <w:rsid w:val="00802132"/>
    <w:rsid w:val="00802257"/>
    <w:rsid w:val="0080250F"/>
    <w:rsid w:val="00802F07"/>
    <w:rsid w:val="00802F09"/>
    <w:rsid w:val="00802FAB"/>
    <w:rsid w:val="0080337A"/>
    <w:rsid w:val="00803477"/>
    <w:rsid w:val="00803551"/>
    <w:rsid w:val="008036CA"/>
    <w:rsid w:val="00803A89"/>
    <w:rsid w:val="00803AE7"/>
    <w:rsid w:val="008042BE"/>
    <w:rsid w:val="008043AC"/>
    <w:rsid w:val="00804543"/>
    <w:rsid w:val="008046C0"/>
    <w:rsid w:val="0080485A"/>
    <w:rsid w:val="00804C93"/>
    <w:rsid w:val="00804DC4"/>
    <w:rsid w:val="00804E1F"/>
    <w:rsid w:val="008051D8"/>
    <w:rsid w:val="00805262"/>
    <w:rsid w:val="0080547D"/>
    <w:rsid w:val="008055AC"/>
    <w:rsid w:val="00805AB9"/>
    <w:rsid w:val="00805BFA"/>
    <w:rsid w:val="00805C47"/>
    <w:rsid w:val="00806073"/>
    <w:rsid w:val="008062BC"/>
    <w:rsid w:val="008069ED"/>
    <w:rsid w:val="008074F6"/>
    <w:rsid w:val="00807F41"/>
    <w:rsid w:val="00810761"/>
    <w:rsid w:val="00810783"/>
    <w:rsid w:val="00810A7C"/>
    <w:rsid w:val="00810AAA"/>
    <w:rsid w:val="00810BC5"/>
    <w:rsid w:val="0081159A"/>
    <w:rsid w:val="0081160F"/>
    <w:rsid w:val="00811781"/>
    <w:rsid w:val="00811E48"/>
    <w:rsid w:val="008120A9"/>
    <w:rsid w:val="008125F5"/>
    <w:rsid w:val="00812728"/>
    <w:rsid w:val="0081289D"/>
    <w:rsid w:val="00812B78"/>
    <w:rsid w:val="00812DF4"/>
    <w:rsid w:val="008134BA"/>
    <w:rsid w:val="00813CB4"/>
    <w:rsid w:val="00813D14"/>
    <w:rsid w:val="00813E7A"/>
    <w:rsid w:val="008140E9"/>
    <w:rsid w:val="008149CF"/>
    <w:rsid w:val="00814CB0"/>
    <w:rsid w:val="00814F9B"/>
    <w:rsid w:val="008158CB"/>
    <w:rsid w:val="00816CD6"/>
    <w:rsid w:val="008171D2"/>
    <w:rsid w:val="00817355"/>
    <w:rsid w:val="00817403"/>
    <w:rsid w:val="008176AD"/>
    <w:rsid w:val="00817BCE"/>
    <w:rsid w:val="00820204"/>
    <w:rsid w:val="008202B8"/>
    <w:rsid w:val="00820447"/>
    <w:rsid w:val="008204CB"/>
    <w:rsid w:val="00820675"/>
    <w:rsid w:val="0082069D"/>
    <w:rsid w:val="00820A5F"/>
    <w:rsid w:val="00820B5A"/>
    <w:rsid w:val="00820D86"/>
    <w:rsid w:val="00820E9C"/>
    <w:rsid w:val="00820FDD"/>
    <w:rsid w:val="0082170B"/>
    <w:rsid w:val="00821A9F"/>
    <w:rsid w:val="00821B0F"/>
    <w:rsid w:val="008220F4"/>
    <w:rsid w:val="008221D5"/>
    <w:rsid w:val="00822619"/>
    <w:rsid w:val="00822A03"/>
    <w:rsid w:val="00822D92"/>
    <w:rsid w:val="00823B88"/>
    <w:rsid w:val="00823EC1"/>
    <w:rsid w:val="00823FEA"/>
    <w:rsid w:val="008248D4"/>
    <w:rsid w:val="00824926"/>
    <w:rsid w:val="00824B35"/>
    <w:rsid w:val="00824E05"/>
    <w:rsid w:val="00824E48"/>
    <w:rsid w:val="00824E8F"/>
    <w:rsid w:val="00824F42"/>
    <w:rsid w:val="00825214"/>
    <w:rsid w:val="008254A6"/>
    <w:rsid w:val="00825578"/>
    <w:rsid w:val="00825953"/>
    <w:rsid w:val="00826280"/>
    <w:rsid w:val="008269D5"/>
    <w:rsid w:val="00826BEB"/>
    <w:rsid w:val="008272FE"/>
    <w:rsid w:val="00827304"/>
    <w:rsid w:val="0082751C"/>
    <w:rsid w:val="00827996"/>
    <w:rsid w:val="00830C57"/>
    <w:rsid w:val="00830D3F"/>
    <w:rsid w:val="00830E90"/>
    <w:rsid w:val="00830ED8"/>
    <w:rsid w:val="00831318"/>
    <w:rsid w:val="008317A4"/>
    <w:rsid w:val="00831886"/>
    <w:rsid w:val="00832086"/>
    <w:rsid w:val="008322B8"/>
    <w:rsid w:val="00832864"/>
    <w:rsid w:val="00833353"/>
    <w:rsid w:val="00833EE1"/>
    <w:rsid w:val="008352CE"/>
    <w:rsid w:val="00835CCC"/>
    <w:rsid w:val="00835D07"/>
    <w:rsid w:val="00835DBC"/>
    <w:rsid w:val="0083623A"/>
    <w:rsid w:val="00836305"/>
    <w:rsid w:val="00836DBF"/>
    <w:rsid w:val="00836EB6"/>
    <w:rsid w:val="00836F5C"/>
    <w:rsid w:val="008372CE"/>
    <w:rsid w:val="00837678"/>
    <w:rsid w:val="00840233"/>
    <w:rsid w:val="008404F5"/>
    <w:rsid w:val="00840736"/>
    <w:rsid w:val="00840B1B"/>
    <w:rsid w:val="00841156"/>
    <w:rsid w:val="008412AF"/>
    <w:rsid w:val="0084175C"/>
    <w:rsid w:val="00841D19"/>
    <w:rsid w:val="00841F2A"/>
    <w:rsid w:val="0084230F"/>
    <w:rsid w:val="0084236E"/>
    <w:rsid w:val="00842921"/>
    <w:rsid w:val="00843E4E"/>
    <w:rsid w:val="0084416C"/>
    <w:rsid w:val="00844670"/>
    <w:rsid w:val="00844C6A"/>
    <w:rsid w:val="008450A1"/>
    <w:rsid w:val="008452B3"/>
    <w:rsid w:val="00846065"/>
    <w:rsid w:val="008467D9"/>
    <w:rsid w:val="008467E1"/>
    <w:rsid w:val="00846D35"/>
    <w:rsid w:val="00846D93"/>
    <w:rsid w:val="008472CE"/>
    <w:rsid w:val="0084777B"/>
    <w:rsid w:val="008479C4"/>
    <w:rsid w:val="00850128"/>
    <w:rsid w:val="00850B68"/>
    <w:rsid w:val="00850E1A"/>
    <w:rsid w:val="00851842"/>
    <w:rsid w:val="00852B3E"/>
    <w:rsid w:val="00852E2F"/>
    <w:rsid w:val="00853165"/>
    <w:rsid w:val="008544D9"/>
    <w:rsid w:val="00854867"/>
    <w:rsid w:val="00854983"/>
    <w:rsid w:val="00854C77"/>
    <w:rsid w:val="00854F69"/>
    <w:rsid w:val="00854F94"/>
    <w:rsid w:val="008551F4"/>
    <w:rsid w:val="008564AB"/>
    <w:rsid w:val="00856837"/>
    <w:rsid w:val="00856DD7"/>
    <w:rsid w:val="00856EA3"/>
    <w:rsid w:val="00857495"/>
    <w:rsid w:val="008574B2"/>
    <w:rsid w:val="008575ED"/>
    <w:rsid w:val="00857770"/>
    <w:rsid w:val="00857B62"/>
    <w:rsid w:val="008604B9"/>
    <w:rsid w:val="00860A64"/>
    <w:rsid w:val="00860D2D"/>
    <w:rsid w:val="00861102"/>
    <w:rsid w:val="00861DF2"/>
    <w:rsid w:val="00861E6A"/>
    <w:rsid w:val="00862158"/>
    <w:rsid w:val="00862315"/>
    <w:rsid w:val="008623D2"/>
    <w:rsid w:val="0086253E"/>
    <w:rsid w:val="0086272E"/>
    <w:rsid w:val="00862DEE"/>
    <w:rsid w:val="00863367"/>
    <w:rsid w:val="00864271"/>
    <w:rsid w:val="008642BD"/>
    <w:rsid w:val="008642DA"/>
    <w:rsid w:val="0086468E"/>
    <w:rsid w:val="00864923"/>
    <w:rsid w:val="008649A4"/>
    <w:rsid w:val="00864B22"/>
    <w:rsid w:val="00864C97"/>
    <w:rsid w:val="0086579C"/>
    <w:rsid w:val="00865889"/>
    <w:rsid w:val="00866082"/>
    <w:rsid w:val="00866BB7"/>
    <w:rsid w:val="00866D39"/>
    <w:rsid w:val="0086730B"/>
    <w:rsid w:val="0086746E"/>
    <w:rsid w:val="008675FA"/>
    <w:rsid w:val="00867821"/>
    <w:rsid w:val="00867BAA"/>
    <w:rsid w:val="00867E49"/>
    <w:rsid w:val="0087025D"/>
    <w:rsid w:val="00870F04"/>
    <w:rsid w:val="00870F8F"/>
    <w:rsid w:val="008711F3"/>
    <w:rsid w:val="00871AEA"/>
    <w:rsid w:val="00872012"/>
    <w:rsid w:val="00872FB7"/>
    <w:rsid w:val="008735A1"/>
    <w:rsid w:val="0087377F"/>
    <w:rsid w:val="00873C81"/>
    <w:rsid w:val="00873F49"/>
    <w:rsid w:val="00874224"/>
    <w:rsid w:val="008753CF"/>
    <w:rsid w:val="00875828"/>
    <w:rsid w:val="00875911"/>
    <w:rsid w:val="00875FC5"/>
    <w:rsid w:val="00875FFA"/>
    <w:rsid w:val="00876590"/>
    <w:rsid w:val="00876805"/>
    <w:rsid w:val="00876BF7"/>
    <w:rsid w:val="0087747C"/>
    <w:rsid w:val="00877640"/>
    <w:rsid w:val="008777F6"/>
    <w:rsid w:val="00877BDE"/>
    <w:rsid w:val="008808E8"/>
    <w:rsid w:val="00880E92"/>
    <w:rsid w:val="00881280"/>
    <w:rsid w:val="008812DF"/>
    <w:rsid w:val="008813AE"/>
    <w:rsid w:val="008818F2"/>
    <w:rsid w:val="00882463"/>
    <w:rsid w:val="0088248F"/>
    <w:rsid w:val="00882AD1"/>
    <w:rsid w:val="00882BF5"/>
    <w:rsid w:val="00882D4F"/>
    <w:rsid w:val="0088350D"/>
    <w:rsid w:val="00883A10"/>
    <w:rsid w:val="00883FD3"/>
    <w:rsid w:val="00884D7E"/>
    <w:rsid w:val="00885693"/>
    <w:rsid w:val="00886804"/>
    <w:rsid w:val="00886AA2"/>
    <w:rsid w:val="00886F70"/>
    <w:rsid w:val="00887134"/>
    <w:rsid w:val="0088740A"/>
    <w:rsid w:val="008876F2"/>
    <w:rsid w:val="0088774D"/>
    <w:rsid w:val="00887A50"/>
    <w:rsid w:val="00887F85"/>
    <w:rsid w:val="00887FF8"/>
    <w:rsid w:val="008900C7"/>
    <w:rsid w:val="008901F4"/>
    <w:rsid w:val="008902AE"/>
    <w:rsid w:val="008904AD"/>
    <w:rsid w:val="00890601"/>
    <w:rsid w:val="00890C86"/>
    <w:rsid w:val="008919FF"/>
    <w:rsid w:val="00891A3D"/>
    <w:rsid w:val="00891E9D"/>
    <w:rsid w:val="0089240C"/>
    <w:rsid w:val="008929C8"/>
    <w:rsid w:val="00892D5D"/>
    <w:rsid w:val="00892F72"/>
    <w:rsid w:val="0089342F"/>
    <w:rsid w:val="00893878"/>
    <w:rsid w:val="00893BB4"/>
    <w:rsid w:val="00893C9A"/>
    <w:rsid w:val="008947CB"/>
    <w:rsid w:val="00895AF4"/>
    <w:rsid w:val="00895C3F"/>
    <w:rsid w:val="00895D2E"/>
    <w:rsid w:val="00895FB5"/>
    <w:rsid w:val="008967B9"/>
    <w:rsid w:val="00896936"/>
    <w:rsid w:val="00896FC7"/>
    <w:rsid w:val="00897207"/>
    <w:rsid w:val="0089755C"/>
    <w:rsid w:val="0089790C"/>
    <w:rsid w:val="00897B51"/>
    <w:rsid w:val="00897D8A"/>
    <w:rsid w:val="008A0188"/>
    <w:rsid w:val="008A0453"/>
    <w:rsid w:val="008A0FE6"/>
    <w:rsid w:val="008A1238"/>
    <w:rsid w:val="008A130D"/>
    <w:rsid w:val="008A1BB2"/>
    <w:rsid w:val="008A1CED"/>
    <w:rsid w:val="008A2742"/>
    <w:rsid w:val="008A2B7B"/>
    <w:rsid w:val="008A2C71"/>
    <w:rsid w:val="008A310E"/>
    <w:rsid w:val="008A321F"/>
    <w:rsid w:val="008A32CA"/>
    <w:rsid w:val="008A34D6"/>
    <w:rsid w:val="008A35E3"/>
    <w:rsid w:val="008A390E"/>
    <w:rsid w:val="008A3AA2"/>
    <w:rsid w:val="008A3F40"/>
    <w:rsid w:val="008A4068"/>
    <w:rsid w:val="008A4456"/>
    <w:rsid w:val="008A45AB"/>
    <w:rsid w:val="008A4694"/>
    <w:rsid w:val="008A4C1B"/>
    <w:rsid w:val="008A510F"/>
    <w:rsid w:val="008A5303"/>
    <w:rsid w:val="008A586E"/>
    <w:rsid w:val="008A5931"/>
    <w:rsid w:val="008A62C4"/>
    <w:rsid w:val="008A66D8"/>
    <w:rsid w:val="008A6E7A"/>
    <w:rsid w:val="008A6F86"/>
    <w:rsid w:val="008A708E"/>
    <w:rsid w:val="008A7202"/>
    <w:rsid w:val="008A7BB8"/>
    <w:rsid w:val="008A7F06"/>
    <w:rsid w:val="008B0B99"/>
    <w:rsid w:val="008B0ED5"/>
    <w:rsid w:val="008B1201"/>
    <w:rsid w:val="008B1D96"/>
    <w:rsid w:val="008B2046"/>
    <w:rsid w:val="008B2296"/>
    <w:rsid w:val="008B265E"/>
    <w:rsid w:val="008B336E"/>
    <w:rsid w:val="008B3A79"/>
    <w:rsid w:val="008B3D47"/>
    <w:rsid w:val="008B46AD"/>
    <w:rsid w:val="008B48EA"/>
    <w:rsid w:val="008B490A"/>
    <w:rsid w:val="008B4A3C"/>
    <w:rsid w:val="008B4B61"/>
    <w:rsid w:val="008B4D4A"/>
    <w:rsid w:val="008B50FE"/>
    <w:rsid w:val="008B56F9"/>
    <w:rsid w:val="008B5914"/>
    <w:rsid w:val="008B5A95"/>
    <w:rsid w:val="008B5F23"/>
    <w:rsid w:val="008B68D2"/>
    <w:rsid w:val="008B6BEE"/>
    <w:rsid w:val="008B6E88"/>
    <w:rsid w:val="008B7263"/>
    <w:rsid w:val="008B77E0"/>
    <w:rsid w:val="008B7FA4"/>
    <w:rsid w:val="008C039F"/>
    <w:rsid w:val="008C071A"/>
    <w:rsid w:val="008C0942"/>
    <w:rsid w:val="008C0D59"/>
    <w:rsid w:val="008C120E"/>
    <w:rsid w:val="008C1376"/>
    <w:rsid w:val="008C1D07"/>
    <w:rsid w:val="008C1DEC"/>
    <w:rsid w:val="008C205F"/>
    <w:rsid w:val="008C23DD"/>
    <w:rsid w:val="008C241E"/>
    <w:rsid w:val="008C242B"/>
    <w:rsid w:val="008C26E6"/>
    <w:rsid w:val="008C2835"/>
    <w:rsid w:val="008C2BBC"/>
    <w:rsid w:val="008C2E32"/>
    <w:rsid w:val="008C2ED5"/>
    <w:rsid w:val="008C31F0"/>
    <w:rsid w:val="008C32E6"/>
    <w:rsid w:val="008C358A"/>
    <w:rsid w:val="008C3CA7"/>
    <w:rsid w:val="008C3E2E"/>
    <w:rsid w:val="008C3EB1"/>
    <w:rsid w:val="008C44D4"/>
    <w:rsid w:val="008C4888"/>
    <w:rsid w:val="008C4A9C"/>
    <w:rsid w:val="008C4F4E"/>
    <w:rsid w:val="008C5746"/>
    <w:rsid w:val="008C590E"/>
    <w:rsid w:val="008C5B57"/>
    <w:rsid w:val="008C5F28"/>
    <w:rsid w:val="008C628C"/>
    <w:rsid w:val="008C65C1"/>
    <w:rsid w:val="008C76D4"/>
    <w:rsid w:val="008C799C"/>
    <w:rsid w:val="008C7A52"/>
    <w:rsid w:val="008C7C03"/>
    <w:rsid w:val="008D04D2"/>
    <w:rsid w:val="008D054C"/>
    <w:rsid w:val="008D0812"/>
    <w:rsid w:val="008D0CB6"/>
    <w:rsid w:val="008D1742"/>
    <w:rsid w:val="008D20EF"/>
    <w:rsid w:val="008D22B1"/>
    <w:rsid w:val="008D2A21"/>
    <w:rsid w:val="008D2D59"/>
    <w:rsid w:val="008D318E"/>
    <w:rsid w:val="008D3217"/>
    <w:rsid w:val="008D3388"/>
    <w:rsid w:val="008D33F9"/>
    <w:rsid w:val="008D3A30"/>
    <w:rsid w:val="008D3A93"/>
    <w:rsid w:val="008D3B26"/>
    <w:rsid w:val="008D3B4F"/>
    <w:rsid w:val="008D3CB4"/>
    <w:rsid w:val="008D3E35"/>
    <w:rsid w:val="008D4133"/>
    <w:rsid w:val="008D4242"/>
    <w:rsid w:val="008D4260"/>
    <w:rsid w:val="008D47D1"/>
    <w:rsid w:val="008D47ED"/>
    <w:rsid w:val="008D4CF1"/>
    <w:rsid w:val="008D55D2"/>
    <w:rsid w:val="008D646C"/>
    <w:rsid w:val="008D66BD"/>
    <w:rsid w:val="008D6BCD"/>
    <w:rsid w:val="008D6D4C"/>
    <w:rsid w:val="008D6DAF"/>
    <w:rsid w:val="008D6F63"/>
    <w:rsid w:val="008D7FC5"/>
    <w:rsid w:val="008E0249"/>
    <w:rsid w:val="008E0B1D"/>
    <w:rsid w:val="008E0CF3"/>
    <w:rsid w:val="008E0EBD"/>
    <w:rsid w:val="008E1404"/>
    <w:rsid w:val="008E169F"/>
    <w:rsid w:val="008E17B4"/>
    <w:rsid w:val="008E1E09"/>
    <w:rsid w:val="008E2670"/>
    <w:rsid w:val="008E29A9"/>
    <w:rsid w:val="008E2C3B"/>
    <w:rsid w:val="008E2CB1"/>
    <w:rsid w:val="008E2D21"/>
    <w:rsid w:val="008E2D3A"/>
    <w:rsid w:val="008E30A0"/>
    <w:rsid w:val="008E310F"/>
    <w:rsid w:val="008E345F"/>
    <w:rsid w:val="008E37F5"/>
    <w:rsid w:val="008E3867"/>
    <w:rsid w:val="008E38C3"/>
    <w:rsid w:val="008E390E"/>
    <w:rsid w:val="008E4BC0"/>
    <w:rsid w:val="008E4CF0"/>
    <w:rsid w:val="008E5117"/>
    <w:rsid w:val="008E58E5"/>
    <w:rsid w:val="008E5A0C"/>
    <w:rsid w:val="008E5EF7"/>
    <w:rsid w:val="008E6898"/>
    <w:rsid w:val="008E6F5B"/>
    <w:rsid w:val="008E73BC"/>
    <w:rsid w:val="008E758F"/>
    <w:rsid w:val="008E75AB"/>
    <w:rsid w:val="008E766D"/>
    <w:rsid w:val="008E7B11"/>
    <w:rsid w:val="008E7DB8"/>
    <w:rsid w:val="008F0599"/>
    <w:rsid w:val="008F0659"/>
    <w:rsid w:val="008F0694"/>
    <w:rsid w:val="008F0B65"/>
    <w:rsid w:val="008F0EFF"/>
    <w:rsid w:val="008F1355"/>
    <w:rsid w:val="008F19A3"/>
    <w:rsid w:val="008F1EDC"/>
    <w:rsid w:val="008F1F2F"/>
    <w:rsid w:val="008F229A"/>
    <w:rsid w:val="008F257D"/>
    <w:rsid w:val="008F25D6"/>
    <w:rsid w:val="008F28CD"/>
    <w:rsid w:val="008F34B1"/>
    <w:rsid w:val="008F3A24"/>
    <w:rsid w:val="008F4010"/>
    <w:rsid w:val="008F416E"/>
    <w:rsid w:val="008F43B4"/>
    <w:rsid w:val="008F5B98"/>
    <w:rsid w:val="008F5BF0"/>
    <w:rsid w:val="008F5D3F"/>
    <w:rsid w:val="008F5E6F"/>
    <w:rsid w:val="008F5E88"/>
    <w:rsid w:val="008F6CD1"/>
    <w:rsid w:val="008F754A"/>
    <w:rsid w:val="008F7962"/>
    <w:rsid w:val="008F7CB5"/>
    <w:rsid w:val="008F7FCA"/>
    <w:rsid w:val="00900AE6"/>
    <w:rsid w:val="00900DE6"/>
    <w:rsid w:val="00901107"/>
    <w:rsid w:val="00901133"/>
    <w:rsid w:val="00901176"/>
    <w:rsid w:val="00901440"/>
    <w:rsid w:val="009015A5"/>
    <w:rsid w:val="00901BE2"/>
    <w:rsid w:val="00901C17"/>
    <w:rsid w:val="00901D7D"/>
    <w:rsid w:val="00901E0E"/>
    <w:rsid w:val="009022DC"/>
    <w:rsid w:val="00903140"/>
    <w:rsid w:val="00903950"/>
    <w:rsid w:val="00903B6F"/>
    <w:rsid w:val="00903CF9"/>
    <w:rsid w:val="00903F6A"/>
    <w:rsid w:val="00904241"/>
    <w:rsid w:val="00904C77"/>
    <w:rsid w:val="00904E98"/>
    <w:rsid w:val="009053F1"/>
    <w:rsid w:val="00905B8D"/>
    <w:rsid w:val="00905F7C"/>
    <w:rsid w:val="00905FB1"/>
    <w:rsid w:val="009068F7"/>
    <w:rsid w:val="00906FAD"/>
    <w:rsid w:val="0090707B"/>
    <w:rsid w:val="0090780E"/>
    <w:rsid w:val="00907A7D"/>
    <w:rsid w:val="009103A0"/>
    <w:rsid w:val="00910FDF"/>
    <w:rsid w:val="00911040"/>
    <w:rsid w:val="009116B2"/>
    <w:rsid w:val="0091171C"/>
    <w:rsid w:val="00911866"/>
    <w:rsid w:val="00911AF6"/>
    <w:rsid w:val="00912C8D"/>
    <w:rsid w:val="00912EC9"/>
    <w:rsid w:val="00913575"/>
    <w:rsid w:val="0091430B"/>
    <w:rsid w:val="0091440E"/>
    <w:rsid w:val="00914E35"/>
    <w:rsid w:val="0091643F"/>
    <w:rsid w:val="009168A2"/>
    <w:rsid w:val="0091704C"/>
    <w:rsid w:val="00917266"/>
    <w:rsid w:val="00917F73"/>
    <w:rsid w:val="0092028C"/>
    <w:rsid w:val="009204BF"/>
    <w:rsid w:val="00920731"/>
    <w:rsid w:val="00920D16"/>
    <w:rsid w:val="00920D9A"/>
    <w:rsid w:val="00921223"/>
    <w:rsid w:val="0092186A"/>
    <w:rsid w:val="00922022"/>
    <w:rsid w:val="009224E6"/>
    <w:rsid w:val="00922C1C"/>
    <w:rsid w:val="009234AF"/>
    <w:rsid w:val="0092388C"/>
    <w:rsid w:val="00923E23"/>
    <w:rsid w:val="0092427D"/>
    <w:rsid w:val="00924E7E"/>
    <w:rsid w:val="0092504D"/>
    <w:rsid w:val="00925697"/>
    <w:rsid w:val="009259D7"/>
    <w:rsid w:val="00925D70"/>
    <w:rsid w:val="00926395"/>
    <w:rsid w:val="0092649E"/>
    <w:rsid w:val="009267BF"/>
    <w:rsid w:val="0092698A"/>
    <w:rsid w:val="00926A79"/>
    <w:rsid w:val="00926B46"/>
    <w:rsid w:val="00926D92"/>
    <w:rsid w:val="00927040"/>
    <w:rsid w:val="009275CE"/>
    <w:rsid w:val="00927DA1"/>
    <w:rsid w:val="00927FCA"/>
    <w:rsid w:val="00930394"/>
    <w:rsid w:val="00930D45"/>
    <w:rsid w:val="00931598"/>
    <w:rsid w:val="009317E3"/>
    <w:rsid w:val="00931886"/>
    <w:rsid w:val="00931B9F"/>
    <w:rsid w:val="0093201A"/>
    <w:rsid w:val="0093214B"/>
    <w:rsid w:val="00932A74"/>
    <w:rsid w:val="00932B54"/>
    <w:rsid w:val="00933059"/>
    <w:rsid w:val="00933174"/>
    <w:rsid w:val="00933470"/>
    <w:rsid w:val="00933897"/>
    <w:rsid w:val="00933EA6"/>
    <w:rsid w:val="00934270"/>
    <w:rsid w:val="0093452B"/>
    <w:rsid w:val="00934584"/>
    <w:rsid w:val="009349CD"/>
    <w:rsid w:val="00934C4A"/>
    <w:rsid w:val="00935851"/>
    <w:rsid w:val="00936185"/>
    <w:rsid w:val="009366B4"/>
    <w:rsid w:val="00936A2D"/>
    <w:rsid w:val="00937131"/>
    <w:rsid w:val="00937185"/>
    <w:rsid w:val="009375A3"/>
    <w:rsid w:val="00937608"/>
    <w:rsid w:val="009377FE"/>
    <w:rsid w:val="00937C67"/>
    <w:rsid w:val="00940A1F"/>
    <w:rsid w:val="00941733"/>
    <w:rsid w:val="0094174C"/>
    <w:rsid w:val="009417AC"/>
    <w:rsid w:val="00941822"/>
    <w:rsid w:val="00941AA4"/>
    <w:rsid w:val="00941AAE"/>
    <w:rsid w:val="00942581"/>
    <w:rsid w:val="00943754"/>
    <w:rsid w:val="00943AD2"/>
    <w:rsid w:val="0094416B"/>
    <w:rsid w:val="00944A10"/>
    <w:rsid w:val="00944AAF"/>
    <w:rsid w:val="00944C05"/>
    <w:rsid w:val="00944E0D"/>
    <w:rsid w:val="00945295"/>
    <w:rsid w:val="009456CD"/>
    <w:rsid w:val="009457CB"/>
    <w:rsid w:val="00946241"/>
    <w:rsid w:val="00946947"/>
    <w:rsid w:val="00946985"/>
    <w:rsid w:val="00947700"/>
    <w:rsid w:val="00947B96"/>
    <w:rsid w:val="00947D33"/>
    <w:rsid w:val="00947DBB"/>
    <w:rsid w:val="00947E05"/>
    <w:rsid w:val="009507E6"/>
    <w:rsid w:val="009509EF"/>
    <w:rsid w:val="00950B59"/>
    <w:rsid w:val="00950E7F"/>
    <w:rsid w:val="00950EBE"/>
    <w:rsid w:val="00950FDE"/>
    <w:rsid w:val="00951768"/>
    <w:rsid w:val="0095201D"/>
    <w:rsid w:val="009525FB"/>
    <w:rsid w:val="00952796"/>
    <w:rsid w:val="00952855"/>
    <w:rsid w:val="00952B89"/>
    <w:rsid w:val="009538E6"/>
    <w:rsid w:val="009539C8"/>
    <w:rsid w:val="00953E45"/>
    <w:rsid w:val="00953E7D"/>
    <w:rsid w:val="00954498"/>
    <w:rsid w:val="00955002"/>
    <w:rsid w:val="00955186"/>
    <w:rsid w:val="00955198"/>
    <w:rsid w:val="0095577C"/>
    <w:rsid w:val="0095590E"/>
    <w:rsid w:val="00955F71"/>
    <w:rsid w:val="00956114"/>
    <w:rsid w:val="00956129"/>
    <w:rsid w:val="00956699"/>
    <w:rsid w:val="009575DE"/>
    <w:rsid w:val="0096014E"/>
    <w:rsid w:val="0096017A"/>
    <w:rsid w:val="00960364"/>
    <w:rsid w:val="00961226"/>
    <w:rsid w:val="009613EE"/>
    <w:rsid w:val="00961D3F"/>
    <w:rsid w:val="00962300"/>
    <w:rsid w:val="0096233E"/>
    <w:rsid w:val="00962A7D"/>
    <w:rsid w:val="00962D03"/>
    <w:rsid w:val="00963101"/>
    <w:rsid w:val="009631BD"/>
    <w:rsid w:val="00963774"/>
    <w:rsid w:val="00963A6E"/>
    <w:rsid w:val="00963ABF"/>
    <w:rsid w:val="00964E54"/>
    <w:rsid w:val="00966D05"/>
    <w:rsid w:val="0096751C"/>
    <w:rsid w:val="00967CEE"/>
    <w:rsid w:val="00967FA1"/>
    <w:rsid w:val="00970276"/>
    <w:rsid w:val="009703B1"/>
    <w:rsid w:val="009705A5"/>
    <w:rsid w:val="009709B5"/>
    <w:rsid w:val="00970B77"/>
    <w:rsid w:val="00970BDD"/>
    <w:rsid w:val="00971688"/>
    <w:rsid w:val="00971C4A"/>
    <w:rsid w:val="00972529"/>
    <w:rsid w:val="009730FB"/>
    <w:rsid w:val="00973110"/>
    <w:rsid w:val="00973D4E"/>
    <w:rsid w:val="00973EEC"/>
    <w:rsid w:val="009741F1"/>
    <w:rsid w:val="009744AC"/>
    <w:rsid w:val="009744C8"/>
    <w:rsid w:val="0097493F"/>
    <w:rsid w:val="00974DE3"/>
    <w:rsid w:val="009750D6"/>
    <w:rsid w:val="009753F2"/>
    <w:rsid w:val="00975BF2"/>
    <w:rsid w:val="009762FD"/>
    <w:rsid w:val="00976F9B"/>
    <w:rsid w:val="00977413"/>
    <w:rsid w:val="00977A46"/>
    <w:rsid w:val="00977A97"/>
    <w:rsid w:val="009800BA"/>
    <w:rsid w:val="00980CED"/>
    <w:rsid w:val="00980E78"/>
    <w:rsid w:val="00981105"/>
    <w:rsid w:val="009815A2"/>
    <w:rsid w:val="0098165D"/>
    <w:rsid w:val="0098194E"/>
    <w:rsid w:val="009819AB"/>
    <w:rsid w:val="00981A94"/>
    <w:rsid w:val="00981BF7"/>
    <w:rsid w:val="00982096"/>
    <w:rsid w:val="0098223F"/>
    <w:rsid w:val="0098226E"/>
    <w:rsid w:val="009826F4"/>
    <w:rsid w:val="00982B1E"/>
    <w:rsid w:val="00983657"/>
    <w:rsid w:val="009837C5"/>
    <w:rsid w:val="0098417D"/>
    <w:rsid w:val="009843AE"/>
    <w:rsid w:val="00984CAB"/>
    <w:rsid w:val="00984E49"/>
    <w:rsid w:val="00985529"/>
    <w:rsid w:val="00985581"/>
    <w:rsid w:val="009857F1"/>
    <w:rsid w:val="00985FE4"/>
    <w:rsid w:val="009860C8"/>
    <w:rsid w:val="009864AF"/>
    <w:rsid w:val="00986556"/>
    <w:rsid w:val="00987160"/>
    <w:rsid w:val="009876AE"/>
    <w:rsid w:val="009878AA"/>
    <w:rsid w:val="00987A23"/>
    <w:rsid w:val="009903C2"/>
    <w:rsid w:val="00990577"/>
    <w:rsid w:val="00990F46"/>
    <w:rsid w:val="00990F5A"/>
    <w:rsid w:val="00991512"/>
    <w:rsid w:val="00991695"/>
    <w:rsid w:val="009919F5"/>
    <w:rsid w:val="00991B70"/>
    <w:rsid w:val="00992294"/>
    <w:rsid w:val="009926E7"/>
    <w:rsid w:val="00992BC5"/>
    <w:rsid w:val="00993559"/>
    <w:rsid w:val="00993799"/>
    <w:rsid w:val="009939ED"/>
    <w:rsid w:val="00993A91"/>
    <w:rsid w:val="0099425F"/>
    <w:rsid w:val="00994386"/>
    <w:rsid w:val="009949DC"/>
    <w:rsid w:val="00994DC1"/>
    <w:rsid w:val="009951DB"/>
    <w:rsid w:val="0099541E"/>
    <w:rsid w:val="00995839"/>
    <w:rsid w:val="009958D4"/>
    <w:rsid w:val="00995911"/>
    <w:rsid w:val="00995BF8"/>
    <w:rsid w:val="00996140"/>
    <w:rsid w:val="00996BB2"/>
    <w:rsid w:val="00996EC7"/>
    <w:rsid w:val="00997458"/>
    <w:rsid w:val="00997687"/>
    <w:rsid w:val="00997CE4"/>
    <w:rsid w:val="009A01EE"/>
    <w:rsid w:val="009A066F"/>
    <w:rsid w:val="009A0826"/>
    <w:rsid w:val="009A12EE"/>
    <w:rsid w:val="009A17E2"/>
    <w:rsid w:val="009A187B"/>
    <w:rsid w:val="009A1A3D"/>
    <w:rsid w:val="009A25CA"/>
    <w:rsid w:val="009A25D1"/>
    <w:rsid w:val="009A293E"/>
    <w:rsid w:val="009A310E"/>
    <w:rsid w:val="009A3571"/>
    <w:rsid w:val="009A3C2D"/>
    <w:rsid w:val="009A3DA8"/>
    <w:rsid w:val="009A3E00"/>
    <w:rsid w:val="009A41EC"/>
    <w:rsid w:val="009A42F9"/>
    <w:rsid w:val="009A451A"/>
    <w:rsid w:val="009A5688"/>
    <w:rsid w:val="009A5C98"/>
    <w:rsid w:val="009A5EEF"/>
    <w:rsid w:val="009A6534"/>
    <w:rsid w:val="009A6A1C"/>
    <w:rsid w:val="009A6F43"/>
    <w:rsid w:val="009A7038"/>
    <w:rsid w:val="009A74B5"/>
    <w:rsid w:val="009A7704"/>
    <w:rsid w:val="009A787A"/>
    <w:rsid w:val="009A7D2B"/>
    <w:rsid w:val="009B00DF"/>
    <w:rsid w:val="009B0285"/>
    <w:rsid w:val="009B06CA"/>
    <w:rsid w:val="009B0D89"/>
    <w:rsid w:val="009B1044"/>
    <w:rsid w:val="009B1644"/>
    <w:rsid w:val="009B1BD1"/>
    <w:rsid w:val="009B1CEB"/>
    <w:rsid w:val="009B1DCE"/>
    <w:rsid w:val="009B2078"/>
    <w:rsid w:val="009B209D"/>
    <w:rsid w:val="009B219F"/>
    <w:rsid w:val="009B28ED"/>
    <w:rsid w:val="009B293D"/>
    <w:rsid w:val="009B3479"/>
    <w:rsid w:val="009B36DF"/>
    <w:rsid w:val="009B37A7"/>
    <w:rsid w:val="009B38C9"/>
    <w:rsid w:val="009B3939"/>
    <w:rsid w:val="009B3B92"/>
    <w:rsid w:val="009B3C65"/>
    <w:rsid w:val="009B4163"/>
    <w:rsid w:val="009B4652"/>
    <w:rsid w:val="009B4B63"/>
    <w:rsid w:val="009B4B71"/>
    <w:rsid w:val="009B5871"/>
    <w:rsid w:val="009B587A"/>
    <w:rsid w:val="009B5E76"/>
    <w:rsid w:val="009B6565"/>
    <w:rsid w:val="009B661A"/>
    <w:rsid w:val="009B66A7"/>
    <w:rsid w:val="009B68D2"/>
    <w:rsid w:val="009B6B8E"/>
    <w:rsid w:val="009B6D88"/>
    <w:rsid w:val="009B715F"/>
    <w:rsid w:val="009B769E"/>
    <w:rsid w:val="009B7BBF"/>
    <w:rsid w:val="009B7E12"/>
    <w:rsid w:val="009C0862"/>
    <w:rsid w:val="009C14EA"/>
    <w:rsid w:val="009C17E9"/>
    <w:rsid w:val="009C1A7C"/>
    <w:rsid w:val="009C1CD6"/>
    <w:rsid w:val="009C2065"/>
    <w:rsid w:val="009C2FA5"/>
    <w:rsid w:val="009C3084"/>
    <w:rsid w:val="009C3CC2"/>
    <w:rsid w:val="009C44DD"/>
    <w:rsid w:val="009C4DDB"/>
    <w:rsid w:val="009C5645"/>
    <w:rsid w:val="009C627D"/>
    <w:rsid w:val="009C64F6"/>
    <w:rsid w:val="009C696E"/>
    <w:rsid w:val="009C6A98"/>
    <w:rsid w:val="009C6B22"/>
    <w:rsid w:val="009C6C7D"/>
    <w:rsid w:val="009C7C04"/>
    <w:rsid w:val="009C7C67"/>
    <w:rsid w:val="009C7F88"/>
    <w:rsid w:val="009C7FDE"/>
    <w:rsid w:val="009D01C3"/>
    <w:rsid w:val="009D028B"/>
    <w:rsid w:val="009D055E"/>
    <w:rsid w:val="009D0B6A"/>
    <w:rsid w:val="009D1052"/>
    <w:rsid w:val="009D1604"/>
    <w:rsid w:val="009D18C8"/>
    <w:rsid w:val="009D1A3D"/>
    <w:rsid w:val="009D1EC5"/>
    <w:rsid w:val="009D2227"/>
    <w:rsid w:val="009D2553"/>
    <w:rsid w:val="009D26BD"/>
    <w:rsid w:val="009D2775"/>
    <w:rsid w:val="009D2C40"/>
    <w:rsid w:val="009D2EB9"/>
    <w:rsid w:val="009D36A9"/>
    <w:rsid w:val="009D3734"/>
    <w:rsid w:val="009D3740"/>
    <w:rsid w:val="009D39D3"/>
    <w:rsid w:val="009D4222"/>
    <w:rsid w:val="009D42B0"/>
    <w:rsid w:val="009D43A7"/>
    <w:rsid w:val="009D4914"/>
    <w:rsid w:val="009D4EA6"/>
    <w:rsid w:val="009D5221"/>
    <w:rsid w:val="009D529D"/>
    <w:rsid w:val="009D5502"/>
    <w:rsid w:val="009D557C"/>
    <w:rsid w:val="009D5798"/>
    <w:rsid w:val="009D58D3"/>
    <w:rsid w:val="009D58D6"/>
    <w:rsid w:val="009D5B95"/>
    <w:rsid w:val="009D5DCD"/>
    <w:rsid w:val="009D6377"/>
    <w:rsid w:val="009D6B46"/>
    <w:rsid w:val="009D6D4C"/>
    <w:rsid w:val="009D6F20"/>
    <w:rsid w:val="009D7A98"/>
    <w:rsid w:val="009D7BB7"/>
    <w:rsid w:val="009D7C9D"/>
    <w:rsid w:val="009D7D1C"/>
    <w:rsid w:val="009E019D"/>
    <w:rsid w:val="009E0A0D"/>
    <w:rsid w:val="009E127D"/>
    <w:rsid w:val="009E12D9"/>
    <w:rsid w:val="009E1483"/>
    <w:rsid w:val="009E1EB4"/>
    <w:rsid w:val="009E1EDC"/>
    <w:rsid w:val="009E25AD"/>
    <w:rsid w:val="009E25F5"/>
    <w:rsid w:val="009E27D4"/>
    <w:rsid w:val="009E2AB4"/>
    <w:rsid w:val="009E328C"/>
    <w:rsid w:val="009E3328"/>
    <w:rsid w:val="009E3DC0"/>
    <w:rsid w:val="009E419B"/>
    <w:rsid w:val="009E4DC8"/>
    <w:rsid w:val="009E5995"/>
    <w:rsid w:val="009E6577"/>
    <w:rsid w:val="009E67E6"/>
    <w:rsid w:val="009E6BD1"/>
    <w:rsid w:val="009E6C8E"/>
    <w:rsid w:val="009E6D80"/>
    <w:rsid w:val="009E6DB7"/>
    <w:rsid w:val="009E6FB3"/>
    <w:rsid w:val="009E74B3"/>
    <w:rsid w:val="009E75EA"/>
    <w:rsid w:val="009E79DC"/>
    <w:rsid w:val="009E7AF2"/>
    <w:rsid w:val="009E7C9E"/>
    <w:rsid w:val="009F0062"/>
    <w:rsid w:val="009F00CF"/>
    <w:rsid w:val="009F038F"/>
    <w:rsid w:val="009F1318"/>
    <w:rsid w:val="009F146E"/>
    <w:rsid w:val="009F19DD"/>
    <w:rsid w:val="009F1A50"/>
    <w:rsid w:val="009F1A75"/>
    <w:rsid w:val="009F1B37"/>
    <w:rsid w:val="009F2D71"/>
    <w:rsid w:val="009F3226"/>
    <w:rsid w:val="009F3D75"/>
    <w:rsid w:val="009F3E37"/>
    <w:rsid w:val="009F4205"/>
    <w:rsid w:val="009F4569"/>
    <w:rsid w:val="009F55A4"/>
    <w:rsid w:val="009F58E0"/>
    <w:rsid w:val="009F59B0"/>
    <w:rsid w:val="009F6020"/>
    <w:rsid w:val="009F653A"/>
    <w:rsid w:val="009F68E1"/>
    <w:rsid w:val="009F6900"/>
    <w:rsid w:val="009F69F5"/>
    <w:rsid w:val="009F6F2D"/>
    <w:rsid w:val="009F7059"/>
    <w:rsid w:val="009F72B9"/>
    <w:rsid w:val="009F77DA"/>
    <w:rsid w:val="009F780A"/>
    <w:rsid w:val="00A0005F"/>
    <w:rsid w:val="00A00BC2"/>
    <w:rsid w:val="00A01020"/>
    <w:rsid w:val="00A013E2"/>
    <w:rsid w:val="00A0171C"/>
    <w:rsid w:val="00A01A8D"/>
    <w:rsid w:val="00A01DAD"/>
    <w:rsid w:val="00A02468"/>
    <w:rsid w:val="00A02CD9"/>
    <w:rsid w:val="00A0311C"/>
    <w:rsid w:val="00A03321"/>
    <w:rsid w:val="00A03861"/>
    <w:rsid w:val="00A03D04"/>
    <w:rsid w:val="00A03FC3"/>
    <w:rsid w:val="00A04266"/>
    <w:rsid w:val="00A04335"/>
    <w:rsid w:val="00A04518"/>
    <w:rsid w:val="00A04606"/>
    <w:rsid w:val="00A04BB2"/>
    <w:rsid w:val="00A05179"/>
    <w:rsid w:val="00A05840"/>
    <w:rsid w:val="00A06427"/>
    <w:rsid w:val="00A06C8C"/>
    <w:rsid w:val="00A06CA8"/>
    <w:rsid w:val="00A07131"/>
    <w:rsid w:val="00A1061E"/>
    <w:rsid w:val="00A10D04"/>
    <w:rsid w:val="00A10EAF"/>
    <w:rsid w:val="00A116A9"/>
    <w:rsid w:val="00A119F5"/>
    <w:rsid w:val="00A11CE7"/>
    <w:rsid w:val="00A11F03"/>
    <w:rsid w:val="00A12757"/>
    <w:rsid w:val="00A132CE"/>
    <w:rsid w:val="00A1388D"/>
    <w:rsid w:val="00A140A5"/>
    <w:rsid w:val="00A1423D"/>
    <w:rsid w:val="00A145C0"/>
    <w:rsid w:val="00A150CB"/>
    <w:rsid w:val="00A157CB"/>
    <w:rsid w:val="00A15891"/>
    <w:rsid w:val="00A15DE6"/>
    <w:rsid w:val="00A16043"/>
    <w:rsid w:val="00A165C0"/>
    <w:rsid w:val="00A16644"/>
    <w:rsid w:val="00A168B6"/>
    <w:rsid w:val="00A16D1A"/>
    <w:rsid w:val="00A16D88"/>
    <w:rsid w:val="00A16EE0"/>
    <w:rsid w:val="00A17017"/>
    <w:rsid w:val="00A17720"/>
    <w:rsid w:val="00A179F9"/>
    <w:rsid w:val="00A17FD9"/>
    <w:rsid w:val="00A20000"/>
    <w:rsid w:val="00A20894"/>
    <w:rsid w:val="00A208B0"/>
    <w:rsid w:val="00A208BD"/>
    <w:rsid w:val="00A21069"/>
    <w:rsid w:val="00A211AC"/>
    <w:rsid w:val="00A211D5"/>
    <w:rsid w:val="00A218D4"/>
    <w:rsid w:val="00A21F78"/>
    <w:rsid w:val="00A2259E"/>
    <w:rsid w:val="00A228EF"/>
    <w:rsid w:val="00A22B61"/>
    <w:rsid w:val="00A22BDB"/>
    <w:rsid w:val="00A2314F"/>
    <w:rsid w:val="00A2333D"/>
    <w:rsid w:val="00A23CAC"/>
    <w:rsid w:val="00A23F57"/>
    <w:rsid w:val="00A23F61"/>
    <w:rsid w:val="00A24146"/>
    <w:rsid w:val="00A245AB"/>
    <w:rsid w:val="00A24857"/>
    <w:rsid w:val="00A24FBD"/>
    <w:rsid w:val="00A2531A"/>
    <w:rsid w:val="00A25629"/>
    <w:rsid w:val="00A257D7"/>
    <w:rsid w:val="00A2581A"/>
    <w:rsid w:val="00A261C5"/>
    <w:rsid w:val="00A2624F"/>
    <w:rsid w:val="00A262F8"/>
    <w:rsid w:val="00A26535"/>
    <w:rsid w:val="00A27471"/>
    <w:rsid w:val="00A27B0B"/>
    <w:rsid w:val="00A27EFB"/>
    <w:rsid w:val="00A27FCF"/>
    <w:rsid w:val="00A30B94"/>
    <w:rsid w:val="00A30E0F"/>
    <w:rsid w:val="00A30F7F"/>
    <w:rsid w:val="00A310D6"/>
    <w:rsid w:val="00A31154"/>
    <w:rsid w:val="00A3143E"/>
    <w:rsid w:val="00A31667"/>
    <w:rsid w:val="00A3199D"/>
    <w:rsid w:val="00A31ABA"/>
    <w:rsid w:val="00A31B85"/>
    <w:rsid w:val="00A31B91"/>
    <w:rsid w:val="00A31F7C"/>
    <w:rsid w:val="00A32026"/>
    <w:rsid w:val="00A32279"/>
    <w:rsid w:val="00A322E7"/>
    <w:rsid w:val="00A324E2"/>
    <w:rsid w:val="00A328CC"/>
    <w:rsid w:val="00A32EF4"/>
    <w:rsid w:val="00A330F8"/>
    <w:rsid w:val="00A3382A"/>
    <w:rsid w:val="00A33856"/>
    <w:rsid w:val="00A33A5C"/>
    <w:rsid w:val="00A34022"/>
    <w:rsid w:val="00A348B8"/>
    <w:rsid w:val="00A34915"/>
    <w:rsid w:val="00A35109"/>
    <w:rsid w:val="00A3582A"/>
    <w:rsid w:val="00A35AAD"/>
    <w:rsid w:val="00A36A13"/>
    <w:rsid w:val="00A36D48"/>
    <w:rsid w:val="00A36FA9"/>
    <w:rsid w:val="00A37037"/>
    <w:rsid w:val="00A37536"/>
    <w:rsid w:val="00A376E6"/>
    <w:rsid w:val="00A3773E"/>
    <w:rsid w:val="00A377E7"/>
    <w:rsid w:val="00A37BB3"/>
    <w:rsid w:val="00A40357"/>
    <w:rsid w:val="00A403B3"/>
    <w:rsid w:val="00A405D2"/>
    <w:rsid w:val="00A40D14"/>
    <w:rsid w:val="00A40D3F"/>
    <w:rsid w:val="00A411D6"/>
    <w:rsid w:val="00A4149A"/>
    <w:rsid w:val="00A4152D"/>
    <w:rsid w:val="00A419C8"/>
    <w:rsid w:val="00A41E89"/>
    <w:rsid w:val="00A42071"/>
    <w:rsid w:val="00A4249F"/>
    <w:rsid w:val="00A42F80"/>
    <w:rsid w:val="00A42FFF"/>
    <w:rsid w:val="00A43021"/>
    <w:rsid w:val="00A43CDF"/>
    <w:rsid w:val="00A43DC1"/>
    <w:rsid w:val="00A43E7E"/>
    <w:rsid w:val="00A43FED"/>
    <w:rsid w:val="00A44206"/>
    <w:rsid w:val="00A44E62"/>
    <w:rsid w:val="00A45460"/>
    <w:rsid w:val="00A45ECC"/>
    <w:rsid w:val="00A4600B"/>
    <w:rsid w:val="00A4655F"/>
    <w:rsid w:val="00A46670"/>
    <w:rsid w:val="00A46AE0"/>
    <w:rsid w:val="00A472FD"/>
    <w:rsid w:val="00A475C3"/>
    <w:rsid w:val="00A4787E"/>
    <w:rsid w:val="00A47A0F"/>
    <w:rsid w:val="00A47C8E"/>
    <w:rsid w:val="00A47D16"/>
    <w:rsid w:val="00A50918"/>
    <w:rsid w:val="00A50DEA"/>
    <w:rsid w:val="00A50E3E"/>
    <w:rsid w:val="00A511CD"/>
    <w:rsid w:val="00A51932"/>
    <w:rsid w:val="00A51941"/>
    <w:rsid w:val="00A51E91"/>
    <w:rsid w:val="00A52003"/>
    <w:rsid w:val="00A52091"/>
    <w:rsid w:val="00A52142"/>
    <w:rsid w:val="00A52159"/>
    <w:rsid w:val="00A52A05"/>
    <w:rsid w:val="00A52A60"/>
    <w:rsid w:val="00A52A88"/>
    <w:rsid w:val="00A5306E"/>
    <w:rsid w:val="00A53BB1"/>
    <w:rsid w:val="00A544C6"/>
    <w:rsid w:val="00A554BB"/>
    <w:rsid w:val="00A555CA"/>
    <w:rsid w:val="00A559BA"/>
    <w:rsid w:val="00A56A55"/>
    <w:rsid w:val="00A56A84"/>
    <w:rsid w:val="00A56A9F"/>
    <w:rsid w:val="00A56DC0"/>
    <w:rsid w:val="00A601F9"/>
    <w:rsid w:val="00A60203"/>
    <w:rsid w:val="00A61308"/>
    <w:rsid w:val="00A615BE"/>
    <w:rsid w:val="00A61F74"/>
    <w:rsid w:val="00A6227C"/>
    <w:rsid w:val="00A627CF"/>
    <w:rsid w:val="00A628BA"/>
    <w:rsid w:val="00A62E61"/>
    <w:rsid w:val="00A63F02"/>
    <w:rsid w:val="00A647D6"/>
    <w:rsid w:val="00A6488D"/>
    <w:rsid w:val="00A6490D"/>
    <w:rsid w:val="00A64C3E"/>
    <w:rsid w:val="00A64EB9"/>
    <w:rsid w:val="00A64EC7"/>
    <w:rsid w:val="00A64FE8"/>
    <w:rsid w:val="00A6530A"/>
    <w:rsid w:val="00A6536D"/>
    <w:rsid w:val="00A657E7"/>
    <w:rsid w:val="00A65BC0"/>
    <w:rsid w:val="00A65D10"/>
    <w:rsid w:val="00A65FA7"/>
    <w:rsid w:val="00A663DC"/>
    <w:rsid w:val="00A666C8"/>
    <w:rsid w:val="00A66ADD"/>
    <w:rsid w:val="00A6763B"/>
    <w:rsid w:val="00A67A58"/>
    <w:rsid w:val="00A67F48"/>
    <w:rsid w:val="00A67F9F"/>
    <w:rsid w:val="00A7071F"/>
    <w:rsid w:val="00A70AF4"/>
    <w:rsid w:val="00A71230"/>
    <w:rsid w:val="00A712AD"/>
    <w:rsid w:val="00A71350"/>
    <w:rsid w:val="00A7273B"/>
    <w:rsid w:val="00A72CBE"/>
    <w:rsid w:val="00A72CDB"/>
    <w:rsid w:val="00A73FDE"/>
    <w:rsid w:val="00A74C7C"/>
    <w:rsid w:val="00A74EF6"/>
    <w:rsid w:val="00A74FC6"/>
    <w:rsid w:val="00A7578D"/>
    <w:rsid w:val="00A7585B"/>
    <w:rsid w:val="00A75A70"/>
    <w:rsid w:val="00A75D38"/>
    <w:rsid w:val="00A7635D"/>
    <w:rsid w:val="00A7648F"/>
    <w:rsid w:val="00A76AB5"/>
    <w:rsid w:val="00A76BB9"/>
    <w:rsid w:val="00A76DD4"/>
    <w:rsid w:val="00A76F4E"/>
    <w:rsid w:val="00A77B24"/>
    <w:rsid w:val="00A77FBF"/>
    <w:rsid w:val="00A80529"/>
    <w:rsid w:val="00A8080A"/>
    <w:rsid w:val="00A8085B"/>
    <w:rsid w:val="00A80961"/>
    <w:rsid w:val="00A80D9D"/>
    <w:rsid w:val="00A81184"/>
    <w:rsid w:val="00A81DF4"/>
    <w:rsid w:val="00A81E65"/>
    <w:rsid w:val="00A82BFC"/>
    <w:rsid w:val="00A82F26"/>
    <w:rsid w:val="00A82F76"/>
    <w:rsid w:val="00A837F9"/>
    <w:rsid w:val="00A838E8"/>
    <w:rsid w:val="00A83B29"/>
    <w:rsid w:val="00A83B7E"/>
    <w:rsid w:val="00A83BEE"/>
    <w:rsid w:val="00A83F3B"/>
    <w:rsid w:val="00A840CA"/>
    <w:rsid w:val="00A843B2"/>
    <w:rsid w:val="00A8464A"/>
    <w:rsid w:val="00A84DD9"/>
    <w:rsid w:val="00A8556E"/>
    <w:rsid w:val="00A8570F"/>
    <w:rsid w:val="00A85A0D"/>
    <w:rsid w:val="00A85A4A"/>
    <w:rsid w:val="00A86914"/>
    <w:rsid w:val="00A871C0"/>
    <w:rsid w:val="00A87875"/>
    <w:rsid w:val="00A878C1"/>
    <w:rsid w:val="00A8797C"/>
    <w:rsid w:val="00A87A58"/>
    <w:rsid w:val="00A87B52"/>
    <w:rsid w:val="00A905CE"/>
    <w:rsid w:val="00A906A3"/>
    <w:rsid w:val="00A90767"/>
    <w:rsid w:val="00A908EF"/>
    <w:rsid w:val="00A90B1B"/>
    <w:rsid w:val="00A90F6D"/>
    <w:rsid w:val="00A9114D"/>
    <w:rsid w:val="00A9125B"/>
    <w:rsid w:val="00A91362"/>
    <w:rsid w:val="00A914A6"/>
    <w:rsid w:val="00A9157C"/>
    <w:rsid w:val="00A915C9"/>
    <w:rsid w:val="00A91EE1"/>
    <w:rsid w:val="00A9204E"/>
    <w:rsid w:val="00A92077"/>
    <w:rsid w:val="00A92557"/>
    <w:rsid w:val="00A9277F"/>
    <w:rsid w:val="00A9297D"/>
    <w:rsid w:val="00A92ABF"/>
    <w:rsid w:val="00A92DF9"/>
    <w:rsid w:val="00A92F59"/>
    <w:rsid w:val="00A93266"/>
    <w:rsid w:val="00A93919"/>
    <w:rsid w:val="00A93B43"/>
    <w:rsid w:val="00A93D1D"/>
    <w:rsid w:val="00A93D6C"/>
    <w:rsid w:val="00A9437D"/>
    <w:rsid w:val="00A94A11"/>
    <w:rsid w:val="00A94AD5"/>
    <w:rsid w:val="00A9524F"/>
    <w:rsid w:val="00A957D4"/>
    <w:rsid w:val="00A966C9"/>
    <w:rsid w:val="00A96B46"/>
    <w:rsid w:val="00A97A88"/>
    <w:rsid w:val="00A97AC4"/>
    <w:rsid w:val="00AA0417"/>
    <w:rsid w:val="00AA04F4"/>
    <w:rsid w:val="00AA052D"/>
    <w:rsid w:val="00AA0D4D"/>
    <w:rsid w:val="00AA0DCD"/>
    <w:rsid w:val="00AA0E50"/>
    <w:rsid w:val="00AA137D"/>
    <w:rsid w:val="00AA1600"/>
    <w:rsid w:val="00AA1B8E"/>
    <w:rsid w:val="00AA22C2"/>
    <w:rsid w:val="00AA2481"/>
    <w:rsid w:val="00AA252F"/>
    <w:rsid w:val="00AA25A5"/>
    <w:rsid w:val="00AA25C5"/>
    <w:rsid w:val="00AA2D1E"/>
    <w:rsid w:val="00AA3493"/>
    <w:rsid w:val="00AA384A"/>
    <w:rsid w:val="00AA3BC3"/>
    <w:rsid w:val="00AA3E99"/>
    <w:rsid w:val="00AA3F49"/>
    <w:rsid w:val="00AA441D"/>
    <w:rsid w:val="00AA45E7"/>
    <w:rsid w:val="00AA4946"/>
    <w:rsid w:val="00AA494E"/>
    <w:rsid w:val="00AA49B2"/>
    <w:rsid w:val="00AA4D5D"/>
    <w:rsid w:val="00AA52C5"/>
    <w:rsid w:val="00AA57DA"/>
    <w:rsid w:val="00AA5C12"/>
    <w:rsid w:val="00AA5FCE"/>
    <w:rsid w:val="00AA60C8"/>
    <w:rsid w:val="00AA6142"/>
    <w:rsid w:val="00AA635E"/>
    <w:rsid w:val="00AA6A51"/>
    <w:rsid w:val="00AA71CD"/>
    <w:rsid w:val="00AA76B2"/>
    <w:rsid w:val="00AA7799"/>
    <w:rsid w:val="00AA7E97"/>
    <w:rsid w:val="00AB007E"/>
    <w:rsid w:val="00AB0311"/>
    <w:rsid w:val="00AB0430"/>
    <w:rsid w:val="00AB04F7"/>
    <w:rsid w:val="00AB0AA5"/>
    <w:rsid w:val="00AB13B5"/>
    <w:rsid w:val="00AB1BE8"/>
    <w:rsid w:val="00AB2CBD"/>
    <w:rsid w:val="00AB3105"/>
    <w:rsid w:val="00AB392D"/>
    <w:rsid w:val="00AB3CB9"/>
    <w:rsid w:val="00AB3E96"/>
    <w:rsid w:val="00AB3F0A"/>
    <w:rsid w:val="00AB3F37"/>
    <w:rsid w:val="00AB4155"/>
    <w:rsid w:val="00AB4564"/>
    <w:rsid w:val="00AB4FF0"/>
    <w:rsid w:val="00AB5807"/>
    <w:rsid w:val="00AB5842"/>
    <w:rsid w:val="00AB5A9E"/>
    <w:rsid w:val="00AB5C9A"/>
    <w:rsid w:val="00AB612F"/>
    <w:rsid w:val="00AB6C66"/>
    <w:rsid w:val="00AB71C0"/>
    <w:rsid w:val="00AB729C"/>
    <w:rsid w:val="00AB7890"/>
    <w:rsid w:val="00AB7B27"/>
    <w:rsid w:val="00AB7ED5"/>
    <w:rsid w:val="00AC0091"/>
    <w:rsid w:val="00AC0496"/>
    <w:rsid w:val="00AC056A"/>
    <w:rsid w:val="00AC0675"/>
    <w:rsid w:val="00AC079A"/>
    <w:rsid w:val="00AC0B34"/>
    <w:rsid w:val="00AC0B71"/>
    <w:rsid w:val="00AC0FE9"/>
    <w:rsid w:val="00AC1169"/>
    <w:rsid w:val="00AC1224"/>
    <w:rsid w:val="00AC151E"/>
    <w:rsid w:val="00AC1615"/>
    <w:rsid w:val="00AC1C91"/>
    <w:rsid w:val="00AC1CF3"/>
    <w:rsid w:val="00AC2012"/>
    <w:rsid w:val="00AC2279"/>
    <w:rsid w:val="00AC22D8"/>
    <w:rsid w:val="00AC2878"/>
    <w:rsid w:val="00AC2B0F"/>
    <w:rsid w:val="00AC318F"/>
    <w:rsid w:val="00AC34F2"/>
    <w:rsid w:val="00AC3781"/>
    <w:rsid w:val="00AC3A48"/>
    <w:rsid w:val="00AC457C"/>
    <w:rsid w:val="00AC4AD6"/>
    <w:rsid w:val="00AC4ADB"/>
    <w:rsid w:val="00AC5B56"/>
    <w:rsid w:val="00AC5FAF"/>
    <w:rsid w:val="00AC60B4"/>
    <w:rsid w:val="00AC6105"/>
    <w:rsid w:val="00AC6CE1"/>
    <w:rsid w:val="00AC6CE8"/>
    <w:rsid w:val="00AD02CE"/>
    <w:rsid w:val="00AD171B"/>
    <w:rsid w:val="00AD17A7"/>
    <w:rsid w:val="00AD21FE"/>
    <w:rsid w:val="00AD240E"/>
    <w:rsid w:val="00AD242B"/>
    <w:rsid w:val="00AD2A35"/>
    <w:rsid w:val="00AD3110"/>
    <w:rsid w:val="00AD3236"/>
    <w:rsid w:val="00AD346C"/>
    <w:rsid w:val="00AD44DD"/>
    <w:rsid w:val="00AD472E"/>
    <w:rsid w:val="00AD48C1"/>
    <w:rsid w:val="00AD50EF"/>
    <w:rsid w:val="00AD5616"/>
    <w:rsid w:val="00AD57CC"/>
    <w:rsid w:val="00AD5D1D"/>
    <w:rsid w:val="00AD5D40"/>
    <w:rsid w:val="00AD5FA1"/>
    <w:rsid w:val="00AD6AA2"/>
    <w:rsid w:val="00AD7305"/>
    <w:rsid w:val="00AD793E"/>
    <w:rsid w:val="00AD79C5"/>
    <w:rsid w:val="00AD79FA"/>
    <w:rsid w:val="00AD7BF0"/>
    <w:rsid w:val="00AD7DCB"/>
    <w:rsid w:val="00AE01C3"/>
    <w:rsid w:val="00AE0223"/>
    <w:rsid w:val="00AE02CD"/>
    <w:rsid w:val="00AE038D"/>
    <w:rsid w:val="00AE074E"/>
    <w:rsid w:val="00AE09AC"/>
    <w:rsid w:val="00AE09B2"/>
    <w:rsid w:val="00AE0FEF"/>
    <w:rsid w:val="00AE11BA"/>
    <w:rsid w:val="00AE156E"/>
    <w:rsid w:val="00AE160C"/>
    <w:rsid w:val="00AE220E"/>
    <w:rsid w:val="00AE230E"/>
    <w:rsid w:val="00AE2504"/>
    <w:rsid w:val="00AE28C8"/>
    <w:rsid w:val="00AE2BCB"/>
    <w:rsid w:val="00AE2E28"/>
    <w:rsid w:val="00AE30AA"/>
    <w:rsid w:val="00AE398D"/>
    <w:rsid w:val="00AE3D4D"/>
    <w:rsid w:val="00AE45AE"/>
    <w:rsid w:val="00AE45E4"/>
    <w:rsid w:val="00AE488F"/>
    <w:rsid w:val="00AE5219"/>
    <w:rsid w:val="00AE58D8"/>
    <w:rsid w:val="00AE5D99"/>
    <w:rsid w:val="00AE5E08"/>
    <w:rsid w:val="00AE62AF"/>
    <w:rsid w:val="00AE6825"/>
    <w:rsid w:val="00AE6A88"/>
    <w:rsid w:val="00AF079F"/>
    <w:rsid w:val="00AF09B8"/>
    <w:rsid w:val="00AF0A80"/>
    <w:rsid w:val="00AF102B"/>
    <w:rsid w:val="00AF122E"/>
    <w:rsid w:val="00AF2055"/>
    <w:rsid w:val="00AF246C"/>
    <w:rsid w:val="00AF2ADD"/>
    <w:rsid w:val="00AF2E70"/>
    <w:rsid w:val="00AF3000"/>
    <w:rsid w:val="00AF3227"/>
    <w:rsid w:val="00AF4002"/>
    <w:rsid w:val="00AF40F1"/>
    <w:rsid w:val="00AF427E"/>
    <w:rsid w:val="00AF47BF"/>
    <w:rsid w:val="00AF4BB5"/>
    <w:rsid w:val="00AF4EE3"/>
    <w:rsid w:val="00AF4F35"/>
    <w:rsid w:val="00AF5154"/>
    <w:rsid w:val="00AF52A7"/>
    <w:rsid w:val="00AF5504"/>
    <w:rsid w:val="00AF6181"/>
    <w:rsid w:val="00AF651C"/>
    <w:rsid w:val="00AF6784"/>
    <w:rsid w:val="00AF6825"/>
    <w:rsid w:val="00AF68AF"/>
    <w:rsid w:val="00AF6C72"/>
    <w:rsid w:val="00AF74BF"/>
    <w:rsid w:val="00AF74EE"/>
    <w:rsid w:val="00AF76E2"/>
    <w:rsid w:val="00AF7719"/>
    <w:rsid w:val="00AF78FA"/>
    <w:rsid w:val="00AF7D12"/>
    <w:rsid w:val="00AF7ECF"/>
    <w:rsid w:val="00B00236"/>
    <w:rsid w:val="00B0031B"/>
    <w:rsid w:val="00B00617"/>
    <w:rsid w:val="00B00685"/>
    <w:rsid w:val="00B00773"/>
    <w:rsid w:val="00B008CE"/>
    <w:rsid w:val="00B00B4D"/>
    <w:rsid w:val="00B0104A"/>
    <w:rsid w:val="00B0115C"/>
    <w:rsid w:val="00B01BF2"/>
    <w:rsid w:val="00B01C91"/>
    <w:rsid w:val="00B02585"/>
    <w:rsid w:val="00B027B1"/>
    <w:rsid w:val="00B0299C"/>
    <w:rsid w:val="00B02BB0"/>
    <w:rsid w:val="00B03096"/>
    <w:rsid w:val="00B03110"/>
    <w:rsid w:val="00B03423"/>
    <w:rsid w:val="00B034DF"/>
    <w:rsid w:val="00B0394B"/>
    <w:rsid w:val="00B04502"/>
    <w:rsid w:val="00B04676"/>
    <w:rsid w:val="00B0494E"/>
    <w:rsid w:val="00B0547C"/>
    <w:rsid w:val="00B05B24"/>
    <w:rsid w:val="00B05CE4"/>
    <w:rsid w:val="00B06179"/>
    <w:rsid w:val="00B062E1"/>
    <w:rsid w:val="00B06B9E"/>
    <w:rsid w:val="00B06BD2"/>
    <w:rsid w:val="00B06FF6"/>
    <w:rsid w:val="00B0774D"/>
    <w:rsid w:val="00B07AB4"/>
    <w:rsid w:val="00B10641"/>
    <w:rsid w:val="00B10853"/>
    <w:rsid w:val="00B1093B"/>
    <w:rsid w:val="00B117DB"/>
    <w:rsid w:val="00B11B52"/>
    <w:rsid w:val="00B11E8B"/>
    <w:rsid w:val="00B12577"/>
    <w:rsid w:val="00B128FA"/>
    <w:rsid w:val="00B12B8A"/>
    <w:rsid w:val="00B1304F"/>
    <w:rsid w:val="00B1305F"/>
    <w:rsid w:val="00B1314D"/>
    <w:rsid w:val="00B1315A"/>
    <w:rsid w:val="00B139C3"/>
    <w:rsid w:val="00B139F8"/>
    <w:rsid w:val="00B13E32"/>
    <w:rsid w:val="00B14212"/>
    <w:rsid w:val="00B14A98"/>
    <w:rsid w:val="00B14AF7"/>
    <w:rsid w:val="00B14EB7"/>
    <w:rsid w:val="00B154B6"/>
    <w:rsid w:val="00B154DE"/>
    <w:rsid w:val="00B15C4C"/>
    <w:rsid w:val="00B15F55"/>
    <w:rsid w:val="00B16057"/>
    <w:rsid w:val="00B162E0"/>
    <w:rsid w:val="00B169B7"/>
    <w:rsid w:val="00B169E7"/>
    <w:rsid w:val="00B17216"/>
    <w:rsid w:val="00B1756A"/>
    <w:rsid w:val="00B17605"/>
    <w:rsid w:val="00B17C18"/>
    <w:rsid w:val="00B20B6A"/>
    <w:rsid w:val="00B21085"/>
    <w:rsid w:val="00B21088"/>
    <w:rsid w:val="00B21735"/>
    <w:rsid w:val="00B21ADA"/>
    <w:rsid w:val="00B22049"/>
    <w:rsid w:val="00B221D6"/>
    <w:rsid w:val="00B22212"/>
    <w:rsid w:val="00B22595"/>
    <w:rsid w:val="00B22609"/>
    <w:rsid w:val="00B22B84"/>
    <w:rsid w:val="00B23E37"/>
    <w:rsid w:val="00B24217"/>
    <w:rsid w:val="00B24563"/>
    <w:rsid w:val="00B24725"/>
    <w:rsid w:val="00B24E0F"/>
    <w:rsid w:val="00B2505B"/>
    <w:rsid w:val="00B25821"/>
    <w:rsid w:val="00B25A99"/>
    <w:rsid w:val="00B25EE1"/>
    <w:rsid w:val="00B25F4E"/>
    <w:rsid w:val="00B262C8"/>
    <w:rsid w:val="00B265F9"/>
    <w:rsid w:val="00B2662B"/>
    <w:rsid w:val="00B26BDC"/>
    <w:rsid w:val="00B272BB"/>
    <w:rsid w:val="00B27388"/>
    <w:rsid w:val="00B27769"/>
    <w:rsid w:val="00B27978"/>
    <w:rsid w:val="00B27B7B"/>
    <w:rsid w:val="00B27D0C"/>
    <w:rsid w:val="00B30003"/>
    <w:rsid w:val="00B303B2"/>
    <w:rsid w:val="00B304AB"/>
    <w:rsid w:val="00B30EA2"/>
    <w:rsid w:val="00B30EA5"/>
    <w:rsid w:val="00B31012"/>
    <w:rsid w:val="00B310FA"/>
    <w:rsid w:val="00B314ED"/>
    <w:rsid w:val="00B316FE"/>
    <w:rsid w:val="00B31D0B"/>
    <w:rsid w:val="00B31DA5"/>
    <w:rsid w:val="00B33188"/>
    <w:rsid w:val="00B332F5"/>
    <w:rsid w:val="00B337CE"/>
    <w:rsid w:val="00B33A46"/>
    <w:rsid w:val="00B33A48"/>
    <w:rsid w:val="00B33A51"/>
    <w:rsid w:val="00B34001"/>
    <w:rsid w:val="00B343D9"/>
    <w:rsid w:val="00B34973"/>
    <w:rsid w:val="00B34B4B"/>
    <w:rsid w:val="00B34C92"/>
    <w:rsid w:val="00B355A8"/>
    <w:rsid w:val="00B35EFB"/>
    <w:rsid w:val="00B36340"/>
    <w:rsid w:val="00B3652C"/>
    <w:rsid w:val="00B37559"/>
    <w:rsid w:val="00B37A40"/>
    <w:rsid w:val="00B37B73"/>
    <w:rsid w:val="00B37C95"/>
    <w:rsid w:val="00B40090"/>
    <w:rsid w:val="00B4010C"/>
    <w:rsid w:val="00B401C2"/>
    <w:rsid w:val="00B405B4"/>
    <w:rsid w:val="00B4134E"/>
    <w:rsid w:val="00B4171B"/>
    <w:rsid w:val="00B418CF"/>
    <w:rsid w:val="00B41C71"/>
    <w:rsid w:val="00B4214B"/>
    <w:rsid w:val="00B421D0"/>
    <w:rsid w:val="00B42450"/>
    <w:rsid w:val="00B4281A"/>
    <w:rsid w:val="00B433D3"/>
    <w:rsid w:val="00B439A9"/>
    <w:rsid w:val="00B43B4E"/>
    <w:rsid w:val="00B43CE2"/>
    <w:rsid w:val="00B44498"/>
    <w:rsid w:val="00B445E7"/>
    <w:rsid w:val="00B44C46"/>
    <w:rsid w:val="00B45265"/>
    <w:rsid w:val="00B4543D"/>
    <w:rsid w:val="00B457D8"/>
    <w:rsid w:val="00B45976"/>
    <w:rsid w:val="00B45E20"/>
    <w:rsid w:val="00B463D9"/>
    <w:rsid w:val="00B467E6"/>
    <w:rsid w:val="00B46F0D"/>
    <w:rsid w:val="00B47933"/>
    <w:rsid w:val="00B47BBC"/>
    <w:rsid w:val="00B5047F"/>
    <w:rsid w:val="00B5090F"/>
    <w:rsid w:val="00B50936"/>
    <w:rsid w:val="00B50C08"/>
    <w:rsid w:val="00B50D98"/>
    <w:rsid w:val="00B510D4"/>
    <w:rsid w:val="00B51715"/>
    <w:rsid w:val="00B5186B"/>
    <w:rsid w:val="00B519AD"/>
    <w:rsid w:val="00B51A3E"/>
    <w:rsid w:val="00B51BAA"/>
    <w:rsid w:val="00B51D94"/>
    <w:rsid w:val="00B51DAF"/>
    <w:rsid w:val="00B51E17"/>
    <w:rsid w:val="00B51E30"/>
    <w:rsid w:val="00B5204D"/>
    <w:rsid w:val="00B52810"/>
    <w:rsid w:val="00B52957"/>
    <w:rsid w:val="00B52BFF"/>
    <w:rsid w:val="00B537E2"/>
    <w:rsid w:val="00B53AB7"/>
    <w:rsid w:val="00B53FBE"/>
    <w:rsid w:val="00B55963"/>
    <w:rsid w:val="00B55A7B"/>
    <w:rsid w:val="00B562A5"/>
    <w:rsid w:val="00B566E0"/>
    <w:rsid w:val="00B56730"/>
    <w:rsid w:val="00B56740"/>
    <w:rsid w:val="00B56A68"/>
    <w:rsid w:val="00B56B25"/>
    <w:rsid w:val="00B56F45"/>
    <w:rsid w:val="00B5754B"/>
    <w:rsid w:val="00B57F4B"/>
    <w:rsid w:val="00B6027C"/>
    <w:rsid w:val="00B60BFF"/>
    <w:rsid w:val="00B60D69"/>
    <w:rsid w:val="00B61871"/>
    <w:rsid w:val="00B61EFC"/>
    <w:rsid w:val="00B61FCB"/>
    <w:rsid w:val="00B62C04"/>
    <w:rsid w:val="00B62F6D"/>
    <w:rsid w:val="00B631E0"/>
    <w:rsid w:val="00B63CC6"/>
    <w:rsid w:val="00B63FBD"/>
    <w:rsid w:val="00B64151"/>
    <w:rsid w:val="00B64204"/>
    <w:rsid w:val="00B64E67"/>
    <w:rsid w:val="00B64E6A"/>
    <w:rsid w:val="00B65036"/>
    <w:rsid w:val="00B65EC2"/>
    <w:rsid w:val="00B65ED9"/>
    <w:rsid w:val="00B66048"/>
    <w:rsid w:val="00B66AEB"/>
    <w:rsid w:val="00B67102"/>
    <w:rsid w:val="00B67193"/>
    <w:rsid w:val="00B671B2"/>
    <w:rsid w:val="00B67208"/>
    <w:rsid w:val="00B6726B"/>
    <w:rsid w:val="00B67A7D"/>
    <w:rsid w:val="00B67BB1"/>
    <w:rsid w:val="00B707A5"/>
    <w:rsid w:val="00B711D5"/>
    <w:rsid w:val="00B713B0"/>
    <w:rsid w:val="00B7294D"/>
    <w:rsid w:val="00B734F8"/>
    <w:rsid w:val="00B737C8"/>
    <w:rsid w:val="00B739D5"/>
    <w:rsid w:val="00B74511"/>
    <w:rsid w:val="00B74678"/>
    <w:rsid w:val="00B749BC"/>
    <w:rsid w:val="00B74C29"/>
    <w:rsid w:val="00B754D1"/>
    <w:rsid w:val="00B75A11"/>
    <w:rsid w:val="00B75D7A"/>
    <w:rsid w:val="00B75F0B"/>
    <w:rsid w:val="00B76065"/>
    <w:rsid w:val="00B760B6"/>
    <w:rsid w:val="00B760FA"/>
    <w:rsid w:val="00B761C4"/>
    <w:rsid w:val="00B76565"/>
    <w:rsid w:val="00B767FF"/>
    <w:rsid w:val="00B76958"/>
    <w:rsid w:val="00B769C3"/>
    <w:rsid w:val="00B769FC"/>
    <w:rsid w:val="00B771CE"/>
    <w:rsid w:val="00B77385"/>
    <w:rsid w:val="00B774BB"/>
    <w:rsid w:val="00B776F0"/>
    <w:rsid w:val="00B77762"/>
    <w:rsid w:val="00B80056"/>
    <w:rsid w:val="00B8021A"/>
    <w:rsid w:val="00B8022D"/>
    <w:rsid w:val="00B802BA"/>
    <w:rsid w:val="00B80423"/>
    <w:rsid w:val="00B80DFC"/>
    <w:rsid w:val="00B81056"/>
    <w:rsid w:val="00B8155D"/>
    <w:rsid w:val="00B815B2"/>
    <w:rsid w:val="00B8166B"/>
    <w:rsid w:val="00B818B3"/>
    <w:rsid w:val="00B81A12"/>
    <w:rsid w:val="00B82985"/>
    <w:rsid w:val="00B83139"/>
    <w:rsid w:val="00B8315C"/>
    <w:rsid w:val="00B83B56"/>
    <w:rsid w:val="00B83FBC"/>
    <w:rsid w:val="00B840FD"/>
    <w:rsid w:val="00B84675"/>
    <w:rsid w:val="00B84A54"/>
    <w:rsid w:val="00B84DAF"/>
    <w:rsid w:val="00B859D0"/>
    <w:rsid w:val="00B85AA7"/>
    <w:rsid w:val="00B85B60"/>
    <w:rsid w:val="00B8624E"/>
    <w:rsid w:val="00B864BF"/>
    <w:rsid w:val="00B874AE"/>
    <w:rsid w:val="00B875B2"/>
    <w:rsid w:val="00B8760F"/>
    <w:rsid w:val="00B87729"/>
    <w:rsid w:val="00B87A1D"/>
    <w:rsid w:val="00B87B5C"/>
    <w:rsid w:val="00B87B94"/>
    <w:rsid w:val="00B90276"/>
    <w:rsid w:val="00B90419"/>
    <w:rsid w:val="00B9072E"/>
    <w:rsid w:val="00B90A77"/>
    <w:rsid w:val="00B90E46"/>
    <w:rsid w:val="00B90F96"/>
    <w:rsid w:val="00B90FBF"/>
    <w:rsid w:val="00B91003"/>
    <w:rsid w:val="00B912C4"/>
    <w:rsid w:val="00B91400"/>
    <w:rsid w:val="00B916DA"/>
    <w:rsid w:val="00B924A9"/>
    <w:rsid w:val="00B929CB"/>
    <w:rsid w:val="00B92B0E"/>
    <w:rsid w:val="00B92C4B"/>
    <w:rsid w:val="00B93035"/>
    <w:rsid w:val="00B936E3"/>
    <w:rsid w:val="00B93804"/>
    <w:rsid w:val="00B9389D"/>
    <w:rsid w:val="00B93E24"/>
    <w:rsid w:val="00B9446C"/>
    <w:rsid w:val="00B949BF"/>
    <w:rsid w:val="00B94A6B"/>
    <w:rsid w:val="00B95DD3"/>
    <w:rsid w:val="00B95F31"/>
    <w:rsid w:val="00B960CD"/>
    <w:rsid w:val="00B96513"/>
    <w:rsid w:val="00B96C04"/>
    <w:rsid w:val="00B9718C"/>
    <w:rsid w:val="00B97730"/>
    <w:rsid w:val="00B97AAA"/>
    <w:rsid w:val="00B97CF4"/>
    <w:rsid w:val="00BA0861"/>
    <w:rsid w:val="00BA09CC"/>
    <w:rsid w:val="00BA1A5F"/>
    <w:rsid w:val="00BA1AA4"/>
    <w:rsid w:val="00BA1ED7"/>
    <w:rsid w:val="00BA2268"/>
    <w:rsid w:val="00BA256F"/>
    <w:rsid w:val="00BA27B7"/>
    <w:rsid w:val="00BA2973"/>
    <w:rsid w:val="00BA301E"/>
    <w:rsid w:val="00BA3C48"/>
    <w:rsid w:val="00BA3CF6"/>
    <w:rsid w:val="00BA41AA"/>
    <w:rsid w:val="00BA41D6"/>
    <w:rsid w:val="00BA4B92"/>
    <w:rsid w:val="00BA4BEF"/>
    <w:rsid w:val="00BA4BFE"/>
    <w:rsid w:val="00BA5689"/>
    <w:rsid w:val="00BA57BF"/>
    <w:rsid w:val="00BA5B11"/>
    <w:rsid w:val="00BA60E8"/>
    <w:rsid w:val="00BA6697"/>
    <w:rsid w:val="00BA6886"/>
    <w:rsid w:val="00BA6A07"/>
    <w:rsid w:val="00BA6FB4"/>
    <w:rsid w:val="00BA7EA0"/>
    <w:rsid w:val="00BB0C5C"/>
    <w:rsid w:val="00BB0C96"/>
    <w:rsid w:val="00BB1AFB"/>
    <w:rsid w:val="00BB1B30"/>
    <w:rsid w:val="00BB200B"/>
    <w:rsid w:val="00BB22F9"/>
    <w:rsid w:val="00BB2462"/>
    <w:rsid w:val="00BB357F"/>
    <w:rsid w:val="00BB3941"/>
    <w:rsid w:val="00BB3D5F"/>
    <w:rsid w:val="00BB3F98"/>
    <w:rsid w:val="00BB44B0"/>
    <w:rsid w:val="00BB456C"/>
    <w:rsid w:val="00BB4BDD"/>
    <w:rsid w:val="00BB4D71"/>
    <w:rsid w:val="00BB5846"/>
    <w:rsid w:val="00BB5A3C"/>
    <w:rsid w:val="00BB5BE1"/>
    <w:rsid w:val="00BB5E57"/>
    <w:rsid w:val="00BB60E9"/>
    <w:rsid w:val="00BB63A3"/>
    <w:rsid w:val="00BB6CA4"/>
    <w:rsid w:val="00BB6E95"/>
    <w:rsid w:val="00BB72B2"/>
    <w:rsid w:val="00BB7457"/>
    <w:rsid w:val="00BB7797"/>
    <w:rsid w:val="00BB77C2"/>
    <w:rsid w:val="00BB7C66"/>
    <w:rsid w:val="00BB7D71"/>
    <w:rsid w:val="00BC0064"/>
    <w:rsid w:val="00BC0188"/>
    <w:rsid w:val="00BC01B5"/>
    <w:rsid w:val="00BC034B"/>
    <w:rsid w:val="00BC0601"/>
    <w:rsid w:val="00BC0B7A"/>
    <w:rsid w:val="00BC1480"/>
    <w:rsid w:val="00BC15E0"/>
    <w:rsid w:val="00BC1DB2"/>
    <w:rsid w:val="00BC20BE"/>
    <w:rsid w:val="00BC3056"/>
    <w:rsid w:val="00BC3085"/>
    <w:rsid w:val="00BC30BE"/>
    <w:rsid w:val="00BC3477"/>
    <w:rsid w:val="00BC3BCE"/>
    <w:rsid w:val="00BC405B"/>
    <w:rsid w:val="00BC41E7"/>
    <w:rsid w:val="00BC4855"/>
    <w:rsid w:val="00BC4A2C"/>
    <w:rsid w:val="00BC4B5F"/>
    <w:rsid w:val="00BC4BE1"/>
    <w:rsid w:val="00BC51D9"/>
    <w:rsid w:val="00BC59A2"/>
    <w:rsid w:val="00BC5EED"/>
    <w:rsid w:val="00BC6256"/>
    <w:rsid w:val="00BC652B"/>
    <w:rsid w:val="00BC706A"/>
    <w:rsid w:val="00BC74CD"/>
    <w:rsid w:val="00BC79CB"/>
    <w:rsid w:val="00BD0553"/>
    <w:rsid w:val="00BD05BE"/>
    <w:rsid w:val="00BD0B2E"/>
    <w:rsid w:val="00BD0FA2"/>
    <w:rsid w:val="00BD147E"/>
    <w:rsid w:val="00BD1615"/>
    <w:rsid w:val="00BD1A43"/>
    <w:rsid w:val="00BD1D6A"/>
    <w:rsid w:val="00BD29A4"/>
    <w:rsid w:val="00BD2A64"/>
    <w:rsid w:val="00BD2CC2"/>
    <w:rsid w:val="00BD2F03"/>
    <w:rsid w:val="00BD2F73"/>
    <w:rsid w:val="00BD36E7"/>
    <w:rsid w:val="00BD5040"/>
    <w:rsid w:val="00BD6185"/>
    <w:rsid w:val="00BD6436"/>
    <w:rsid w:val="00BD7097"/>
    <w:rsid w:val="00BD7532"/>
    <w:rsid w:val="00BD7A10"/>
    <w:rsid w:val="00BE0807"/>
    <w:rsid w:val="00BE093E"/>
    <w:rsid w:val="00BE154A"/>
    <w:rsid w:val="00BE164B"/>
    <w:rsid w:val="00BE167D"/>
    <w:rsid w:val="00BE16E8"/>
    <w:rsid w:val="00BE18A8"/>
    <w:rsid w:val="00BE1CA3"/>
    <w:rsid w:val="00BE2177"/>
    <w:rsid w:val="00BE2276"/>
    <w:rsid w:val="00BE2609"/>
    <w:rsid w:val="00BE2A13"/>
    <w:rsid w:val="00BE2A72"/>
    <w:rsid w:val="00BE2BDF"/>
    <w:rsid w:val="00BE2FC1"/>
    <w:rsid w:val="00BE3194"/>
    <w:rsid w:val="00BE39DE"/>
    <w:rsid w:val="00BE3C33"/>
    <w:rsid w:val="00BE3CA6"/>
    <w:rsid w:val="00BE3E5F"/>
    <w:rsid w:val="00BE4178"/>
    <w:rsid w:val="00BE4599"/>
    <w:rsid w:val="00BE4A6A"/>
    <w:rsid w:val="00BE4FC4"/>
    <w:rsid w:val="00BE5029"/>
    <w:rsid w:val="00BE572F"/>
    <w:rsid w:val="00BE5D43"/>
    <w:rsid w:val="00BE614D"/>
    <w:rsid w:val="00BE624A"/>
    <w:rsid w:val="00BE625C"/>
    <w:rsid w:val="00BE669B"/>
    <w:rsid w:val="00BE6AF3"/>
    <w:rsid w:val="00BE6C83"/>
    <w:rsid w:val="00BE7B43"/>
    <w:rsid w:val="00BF0262"/>
    <w:rsid w:val="00BF02AA"/>
    <w:rsid w:val="00BF0370"/>
    <w:rsid w:val="00BF0BDC"/>
    <w:rsid w:val="00BF1272"/>
    <w:rsid w:val="00BF1723"/>
    <w:rsid w:val="00BF1E4C"/>
    <w:rsid w:val="00BF24D3"/>
    <w:rsid w:val="00BF26BD"/>
    <w:rsid w:val="00BF3377"/>
    <w:rsid w:val="00BF3EB1"/>
    <w:rsid w:val="00BF42DC"/>
    <w:rsid w:val="00BF475D"/>
    <w:rsid w:val="00BF50C1"/>
    <w:rsid w:val="00BF541A"/>
    <w:rsid w:val="00BF546F"/>
    <w:rsid w:val="00BF577A"/>
    <w:rsid w:val="00BF594C"/>
    <w:rsid w:val="00BF5C69"/>
    <w:rsid w:val="00BF5C86"/>
    <w:rsid w:val="00BF5DAB"/>
    <w:rsid w:val="00BF6188"/>
    <w:rsid w:val="00BF640A"/>
    <w:rsid w:val="00BF6599"/>
    <w:rsid w:val="00BF6E64"/>
    <w:rsid w:val="00BF70BA"/>
    <w:rsid w:val="00C0011C"/>
    <w:rsid w:val="00C00C82"/>
    <w:rsid w:val="00C00D34"/>
    <w:rsid w:val="00C01067"/>
    <w:rsid w:val="00C0161A"/>
    <w:rsid w:val="00C01BE7"/>
    <w:rsid w:val="00C01E20"/>
    <w:rsid w:val="00C0277B"/>
    <w:rsid w:val="00C02990"/>
    <w:rsid w:val="00C02D58"/>
    <w:rsid w:val="00C033E5"/>
    <w:rsid w:val="00C034B8"/>
    <w:rsid w:val="00C0372D"/>
    <w:rsid w:val="00C03A20"/>
    <w:rsid w:val="00C03CAB"/>
    <w:rsid w:val="00C04061"/>
    <w:rsid w:val="00C040DE"/>
    <w:rsid w:val="00C043B7"/>
    <w:rsid w:val="00C05299"/>
    <w:rsid w:val="00C05488"/>
    <w:rsid w:val="00C05616"/>
    <w:rsid w:val="00C05638"/>
    <w:rsid w:val="00C05E10"/>
    <w:rsid w:val="00C071E6"/>
    <w:rsid w:val="00C07F46"/>
    <w:rsid w:val="00C101DD"/>
    <w:rsid w:val="00C103F3"/>
    <w:rsid w:val="00C10737"/>
    <w:rsid w:val="00C10889"/>
    <w:rsid w:val="00C10B87"/>
    <w:rsid w:val="00C10EC3"/>
    <w:rsid w:val="00C1161B"/>
    <w:rsid w:val="00C11861"/>
    <w:rsid w:val="00C11866"/>
    <w:rsid w:val="00C11FE0"/>
    <w:rsid w:val="00C12409"/>
    <w:rsid w:val="00C12AF4"/>
    <w:rsid w:val="00C12C1F"/>
    <w:rsid w:val="00C1300B"/>
    <w:rsid w:val="00C13369"/>
    <w:rsid w:val="00C139C8"/>
    <w:rsid w:val="00C14C3C"/>
    <w:rsid w:val="00C14CDC"/>
    <w:rsid w:val="00C15082"/>
    <w:rsid w:val="00C1547E"/>
    <w:rsid w:val="00C15667"/>
    <w:rsid w:val="00C1622B"/>
    <w:rsid w:val="00C16244"/>
    <w:rsid w:val="00C17D65"/>
    <w:rsid w:val="00C20771"/>
    <w:rsid w:val="00C20854"/>
    <w:rsid w:val="00C20A58"/>
    <w:rsid w:val="00C20AC7"/>
    <w:rsid w:val="00C20B1D"/>
    <w:rsid w:val="00C20B66"/>
    <w:rsid w:val="00C20ED5"/>
    <w:rsid w:val="00C2134D"/>
    <w:rsid w:val="00C216C3"/>
    <w:rsid w:val="00C21EA5"/>
    <w:rsid w:val="00C22011"/>
    <w:rsid w:val="00C222F0"/>
    <w:rsid w:val="00C22F71"/>
    <w:rsid w:val="00C23995"/>
    <w:rsid w:val="00C23B5B"/>
    <w:rsid w:val="00C23C1A"/>
    <w:rsid w:val="00C245AA"/>
    <w:rsid w:val="00C24659"/>
    <w:rsid w:val="00C25279"/>
    <w:rsid w:val="00C2537E"/>
    <w:rsid w:val="00C25986"/>
    <w:rsid w:val="00C25DEC"/>
    <w:rsid w:val="00C26289"/>
    <w:rsid w:val="00C267AB"/>
    <w:rsid w:val="00C268E1"/>
    <w:rsid w:val="00C2727F"/>
    <w:rsid w:val="00C278F8"/>
    <w:rsid w:val="00C27AF1"/>
    <w:rsid w:val="00C27F5D"/>
    <w:rsid w:val="00C30603"/>
    <w:rsid w:val="00C306DC"/>
    <w:rsid w:val="00C30AEA"/>
    <w:rsid w:val="00C30C07"/>
    <w:rsid w:val="00C31025"/>
    <w:rsid w:val="00C31485"/>
    <w:rsid w:val="00C317B4"/>
    <w:rsid w:val="00C31977"/>
    <w:rsid w:val="00C31DC0"/>
    <w:rsid w:val="00C31FD2"/>
    <w:rsid w:val="00C324C5"/>
    <w:rsid w:val="00C325C1"/>
    <w:rsid w:val="00C3289C"/>
    <w:rsid w:val="00C328B5"/>
    <w:rsid w:val="00C33624"/>
    <w:rsid w:val="00C3362C"/>
    <w:rsid w:val="00C33F47"/>
    <w:rsid w:val="00C3414D"/>
    <w:rsid w:val="00C34FCD"/>
    <w:rsid w:val="00C3551F"/>
    <w:rsid w:val="00C35649"/>
    <w:rsid w:val="00C35689"/>
    <w:rsid w:val="00C35C04"/>
    <w:rsid w:val="00C35C8E"/>
    <w:rsid w:val="00C35DB9"/>
    <w:rsid w:val="00C36183"/>
    <w:rsid w:val="00C361C7"/>
    <w:rsid w:val="00C36515"/>
    <w:rsid w:val="00C3657F"/>
    <w:rsid w:val="00C368A6"/>
    <w:rsid w:val="00C36CFA"/>
    <w:rsid w:val="00C36E89"/>
    <w:rsid w:val="00C37F2D"/>
    <w:rsid w:val="00C4033B"/>
    <w:rsid w:val="00C40E5C"/>
    <w:rsid w:val="00C40F31"/>
    <w:rsid w:val="00C41114"/>
    <w:rsid w:val="00C41437"/>
    <w:rsid w:val="00C41826"/>
    <w:rsid w:val="00C41F5C"/>
    <w:rsid w:val="00C420C5"/>
    <w:rsid w:val="00C42397"/>
    <w:rsid w:val="00C42B9A"/>
    <w:rsid w:val="00C42BF4"/>
    <w:rsid w:val="00C42C5D"/>
    <w:rsid w:val="00C42C66"/>
    <w:rsid w:val="00C42CED"/>
    <w:rsid w:val="00C42EB0"/>
    <w:rsid w:val="00C43223"/>
    <w:rsid w:val="00C43295"/>
    <w:rsid w:val="00C432E0"/>
    <w:rsid w:val="00C43420"/>
    <w:rsid w:val="00C435D8"/>
    <w:rsid w:val="00C437C4"/>
    <w:rsid w:val="00C43C07"/>
    <w:rsid w:val="00C444A3"/>
    <w:rsid w:val="00C44FF3"/>
    <w:rsid w:val="00C45192"/>
    <w:rsid w:val="00C458E0"/>
    <w:rsid w:val="00C45CE7"/>
    <w:rsid w:val="00C466B6"/>
    <w:rsid w:val="00C46806"/>
    <w:rsid w:val="00C46BEA"/>
    <w:rsid w:val="00C46EF3"/>
    <w:rsid w:val="00C46F77"/>
    <w:rsid w:val="00C5006F"/>
    <w:rsid w:val="00C500AD"/>
    <w:rsid w:val="00C5021B"/>
    <w:rsid w:val="00C50597"/>
    <w:rsid w:val="00C50625"/>
    <w:rsid w:val="00C509A0"/>
    <w:rsid w:val="00C50A8A"/>
    <w:rsid w:val="00C50AA7"/>
    <w:rsid w:val="00C50C1A"/>
    <w:rsid w:val="00C50E3D"/>
    <w:rsid w:val="00C51190"/>
    <w:rsid w:val="00C5131D"/>
    <w:rsid w:val="00C515BC"/>
    <w:rsid w:val="00C51798"/>
    <w:rsid w:val="00C51D1A"/>
    <w:rsid w:val="00C51D5F"/>
    <w:rsid w:val="00C51E7E"/>
    <w:rsid w:val="00C51F59"/>
    <w:rsid w:val="00C520CD"/>
    <w:rsid w:val="00C524D0"/>
    <w:rsid w:val="00C52925"/>
    <w:rsid w:val="00C52BB5"/>
    <w:rsid w:val="00C52E37"/>
    <w:rsid w:val="00C53551"/>
    <w:rsid w:val="00C535F5"/>
    <w:rsid w:val="00C53AD7"/>
    <w:rsid w:val="00C53B27"/>
    <w:rsid w:val="00C53F67"/>
    <w:rsid w:val="00C5538F"/>
    <w:rsid w:val="00C55538"/>
    <w:rsid w:val="00C556AB"/>
    <w:rsid w:val="00C558BA"/>
    <w:rsid w:val="00C559F5"/>
    <w:rsid w:val="00C56C5E"/>
    <w:rsid w:val="00C56CDA"/>
    <w:rsid w:val="00C57107"/>
    <w:rsid w:val="00C57671"/>
    <w:rsid w:val="00C57A87"/>
    <w:rsid w:val="00C603F1"/>
    <w:rsid w:val="00C60DC6"/>
    <w:rsid w:val="00C61093"/>
    <w:rsid w:val="00C61675"/>
    <w:rsid w:val="00C618AA"/>
    <w:rsid w:val="00C61A7C"/>
    <w:rsid w:val="00C61D8B"/>
    <w:rsid w:val="00C61E34"/>
    <w:rsid w:val="00C62030"/>
    <w:rsid w:val="00C62080"/>
    <w:rsid w:val="00C621A4"/>
    <w:rsid w:val="00C632AA"/>
    <w:rsid w:val="00C6335D"/>
    <w:rsid w:val="00C6343B"/>
    <w:rsid w:val="00C6345D"/>
    <w:rsid w:val="00C63820"/>
    <w:rsid w:val="00C63925"/>
    <w:rsid w:val="00C639D2"/>
    <w:rsid w:val="00C63D1F"/>
    <w:rsid w:val="00C64226"/>
    <w:rsid w:val="00C644D9"/>
    <w:rsid w:val="00C648E6"/>
    <w:rsid w:val="00C64C58"/>
    <w:rsid w:val="00C64DB0"/>
    <w:rsid w:val="00C64EDC"/>
    <w:rsid w:val="00C650D7"/>
    <w:rsid w:val="00C655EB"/>
    <w:rsid w:val="00C6564D"/>
    <w:rsid w:val="00C65B9D"/>
    <w:rsid w:val="00C65BBC"/>
    <w:rsid w:val="00C65D15"/>
    <w:rsid w:val="00C65E8F"/>
    <w:rsid w:val="00C663A4"/>
    <w:rsid w:val="00C665F3"/>
    <w:rsid w:val="00C66BEA"/>
    <w:rsid w:val="00C6739E"/>
    <w:rsid w:val="00C67695"/>
    <w:rsid w:val="00C67E6E"/>
    <w:rsid w:val="00C67F78"/>
    <w:rsid w:val="00C7030D"/>
    <w:rsid w:val="00C70565"/>
    <w:rsid w:val="00C70873"/>
    <w:rsid w:val="00C71293"/>
    <w:rsid w:val="00C7151E"/>
    <w:rsid w:val="00C71928"/>
    <w:rsid w:val="00C71C99"/>
    <w:rsid w:val="00C72165"/>
    <w:rsid w:val="00C72937"/>
    <w:rsid w:val="00C72AF3"/>
    <w:rsid w:val="00C72B4D"/>
    <w:rsid w:val="00C72DDD"/>
    <w:rsid w:val="00C72E0A"/>
    <w:rsid w:val="00C73FEE"/>
    <w:rsid w:val="00C741D8"/>
    <w:rsid w:val="00C7442A"/>
    <w:rsid w:val="00C74ACA"/>
    <w:rsid w:val="00C74D00"/>
    <w:rsid w:val="00C75090"/>
    <w:rsid w:val="00C752C0"/>
    <w:rsid w:val="00C75798"/>
    <w:rsid w:val="00C757CC"/>
    <w:rsid w:val="00C758FA"/>
    <w:rsid w:val="00C75C07"/>
    <w:rsid w:val="00C75FA4"/>
    <w:rsid w:val="00C761AD"/>
    <w:rsid w:val="00C76CD6"/>
    <w:rsid w:val="00C773BD"/>
    <w:rsid w:val="00C774C1"/>
    <w:rsid w:val="00C778E7"/>
    <w:rsid w:val="00C803D3"/>
    <w:rsid w:val="00C809E2"/>
    <w:rsid w:val="00C80E99"/>
    <w:rsid w:val="00C8137E"/>
    <w:rsid w:val="00C822E7"/>
    <w:rsid w:val="00C825E3"/>
    <w:rsid w:val="00C82611"/>
    <w:rsid w:val="00C83405"/>
    <w:rsid w:val="00C839D8"/>
    <w:rsid w:val="00C83A54"/>
    <w:rsid w:val="00C83EEF"/>
    <w:rsid w:val="00C840F3"/>
    <w:rsid w:val="00C8453D"/>
    <w:rsid w:val="00C849F6"/>
    <w:rsid w:val="00C84F50"/>
    <w:rsid w:val="00C85804"/>
    <w:rsid w:val="00C85A31"/>
    <w:rsid w:val="00C85ADB"/>
    <w:rsid w:val="00C85F56"/>
    <w:rsid w:val="00C86871"/>
    <w:rsid w:val="00C869EE"/>
    <w:rsid w:val="00C86EFB"/>
    <w:rsid w:val="00C87177"/>
    <w:rsid w:val="00C87C2F"/>
    <w:rsid w:val="00C87D14"/>
    <w:rsid w:val="00C87F91"/>
    <w:rsid w:val="00C901C5"/>
    <w:rsid w:val="00C9027C"/>
    <w:rsid w:val="00C90CFD"/>
    <w:rsid w:val="00C90D73"/>
    <w:rsid w:val="00C91446"/>
    <w:rsid w:val="00C91477"/>
    <w:rsid w:val="00C916F4"/>
    <w:rsid w:val="00C91863"/>
    <w:rsid w:val="00C918FE"/>
    <w:rsid w:val="00C91AB4"/>
    <w:rsid w:val="00C91B24"/>
    <w:rsid w:val="00C925A6"/>
    <w:rsid w:val="00C92804"/>
    <w:rsid w:val="00C92964"/>
    <w:rsid w:val="00C92F91"/>
    <w:rsid w:val="00C9306F"/>
    <w:rsid w:val="00C93649"/>
    <w:rsid w:val="00C94061"/>
    <w:rsid w:val="00C940CA"/>
    <w:rsid w:val="00C946F3"/>
    <w:rsid w:val="00C94780"/>
    <w:rsid w:val="00C94824"/>
    <w:rsid w:val="00C949F7"/>
    <w:rsid w:val="00C956FE"/>
    <w:rsid w:val="00C95797"/>
    <w:rsid w:val="00C957BF"/>
    <w:rsid w:val="00C95BED"/>
    <w:rsid w:val="00C95E05"/>
    <w:rsid w:val="00C96685"/>
    <w:rsid w:val="00C96A18"/>
    <w:rsid w:val="00C96CA8"/>
    <w:rsid w:val="00C973B1"/>
    <w:rsid w:val="00C976AD"/>
    <w:rsid w:val="00C97A38"/>
    <w:rsid w:val="00C97FF2"/>
    <w:rsid w:val="00CA020A"/>
    <w:rsid w:val="00CA03BC"/>
    <w:rsid w:val="00CA08E5"/>
    <w:rsid w:val="00CA09B4"/>
    <w:rsid w:val="00CA0AAD"/>
    <w:rsid w:val="00CA24F2"/>
    <w:rsid w:val="00CA2835"/>
    <w:rsid w:val="00CA29C8"/>
    <w:rsid w:val="00CA29DE"/>
    <w:rsid w:val="00CA2DCD"/>
    <w:rsid w:val="00CA313B"/>
    <w:rsid w:val="00CA31A2"/>
    <w:rsid w:val="00CA3496"/>
    <w:rsid w:val="00CA3794"/>
    <w:rsid w:val="00CA415E"/>
    <w:rsid w:val="00CA4C97"/>
    <w:rsid w:val="00CA5B7E"/>
    <w:rsid w:val="00CA5E3E"/>
    <w:rsid w:val="00CA617E"/>
    <w:rsid w:val="00CA6195"/>
    <w:rsid w:val="00CA6219"/>
    <w:rsid w:val="00CA6267"/>
    <w:rsid w:val="00CA65DB"/>
    <w:rsid w:val="00CA660F"/>
    <w:rsid w:val="00CA6951"/>
    <w:rsid w:val="00CA749C"/>
    <w:rsid w:val="00CA7812"/>
    <w:rsid w:val="00CA7FC6"/>
    <w:rsid w:val="00CB03CD"/>
    <w:rsid w:val="00CB0557"/>
    <w:rsid w:val="00CB136A"/>
    <w:rsid w:val="00CB1A64"/>
    <w:rsid w:val="00CB2475"/>
    <w:rsid w:val="00CB292E"/>
    <w:rsid w:val="00CB2CDC"/>
    <w:rsid w:val="00CB338A"/>
    <w:rsid w:val="00CB370D"/>
    <w:rsid w:val="00CB38FD"/>
    <w:rsid w:val="00CB3A89"/>
    <w:rsid w:val="00CB3B2C"/>
    <w:rsid w:val="00CB4E94"/>
    <w:rsid w:val="00CB57B4"/>
    <w:rsid w:val="00CB5955"/>
    <w:rsid w:val="00CB5CD2"/>
    <w:rsid w:val="00CB5D13"/>
    <w:rsid w:val="00CB5F7F"/>
    <w:rsid w:val="00CB6237"/>
    <w:rsid w:val="00CB6509"/>
    <w:rsid w:val="00CB6ADD"/>
    <w:rsid w:val="00CB6CF1"/>
    <w:rsid w:val="00CB7768"/>
    <w:rsid w:val="00CB7A3C"/>
    <w:rsid w:val="00CB7C00"/>
    <w:rsid w:val="00CB7C16"/>
    <w:rsid w:val="00CB7E2A"/>
    <w:rsid w:val="00CC01E1"/>
    <w:rsid w:val="00CC02E6"/>
    <w:rsid w:val="00CC047B"/>
    <w:rsid w:val="00CC06ED"/>
    <w:rsid w:val="00CC079A"/>
    <w:rsid w:val="00CC0BFA"/>
    <w:rsid w:val="00CC0E78"/>
    <w:rsid w:val="00CC0E89"/>
    <w:rsid w:val="00CC0EBB"/>
    <w:rsid w:val="00CC13B7"/>
    <w:rsid w:val="00CC17C2"/>
    <w:rsid w:val="00CC1D49"/>
    <w:rsid w:val="00CC1E2A"/>
    <w:rsid w:val="00CC2B12"/>
    <w:rsid w:val="00CC2D93"/>
    <w:rsid w:val="00CC3396"/>
    <w:rsid w:val="00CC3764"/>
    <w:rsid w:val="00CC381D"/>
    <w:rsid w:val="00CC3827"/>
    <w:rsid w:val="00CC3C04"/>
    <w:rsid w:val="00CC3E41"/>
    <w:rsid w:val="00CC3E44"/>
    <w:rsid w:val="00CC4C27"/>
    <w:rsid w:val="00CC4C2B"/>
    <w:rsid w:val="00CC500A"/>
    <w:rsid w:val="00CC51C2"/>
    <w:rsid w:val="00CC5218"/>
    <w:rsid w:val="00CC5482"/>
    <w:rsid w:val="00CC54FF"/>
    <w:rsid w:val="00CC5ED7"/>
    <w:rsid w:val="00CC6417"/>
    <w:rsid w:val="00CC647B"/>
    <w:rsid w:val="00CC6DA7"/>
    <w:rsid w:val="00CC70B8"/>
    <w:rsid w:val="00CC71C0"/>
    <w:rsid w:val="00CC740E"/>
    <w:rsid w:val="00CC7ADD"/>
    <w:rsid w:val="00CC7BAC"/>
    <w:rsid w:val="00CD0305"/>
    <w:rsid w:val="00CD0D0F"/>
    <w:rsid w:val="00CD1226"/>
    <w:rsid w:val="00CD1470"/>
    <w:rsid w:val="00CD2191"/>
    <w:rsid w:val="00CD22BE"/>
    <w:rsid w:val="00CD22D9"/>
    <w:rsid w:val="00CD2337"/>
    <w:rsid w:val="00CD3510"/>
    <w:rsid w:val="00CD36DD"/>
    <w:rsid w:val="00CD425F"/>
    <w:rsid w:val="00CD49EA"/>
    <w:rsid w:val="00CD4DE0"/>
    <w:rsid w:val="00CD52FA"/>
    <w:rsid w:val="00CD5552"/>
    <w:rsid w:val="00CD5D02"/>
    <w:rsid w:val="00CD5E4D"/>
    <w:rsid w:val="00CD63F2"/>
    <w:rsid w:val="00CD6813"/>
    <w:rsid w:val="00CD6A9B"/>
    <w:rsid w:val="00CD6F18"/>
    <w:rsid w:val="00CD770D"/>
    <w:rsid w:val="00CD77A1"/>
    <w:rsid w:val="00CD7CA9"/>
    <w:rsid w:val="00CD7EC7"/>
    <w:rsid w:val="00CE0A7A"/>
    <w:rsid w:val="00CE0D8E"/>
    <w:rsid w:val="00CE0F6A"/>
    <w:rsid w:val="00CE179B"/>
    <w:rsid w:val="00CE19FB"/>
    <w:rsid w:val="00CE20E9"/>
    <w:rsid w:val="00CE3385"/>
    <w:rsid w:val="00CE4767"/>
    <w:rsid w:val="00CE47B7"/>
    <w:rsid w:val="00CE4BF4"/>
    <w:rsid w:val="00CE552C"/>
    <w:rsid w:val="00CE5A88"/>
    <w:rsid w:val="00CE5E45"/>
    <w:rsid w:val="00CE5F45"/>
    <w:rsid w:val="00CE6294"/>
    <w:rsid w:val="00CE6406"/>
    <w:rsid w:val="00CE6433"/>
    <w:rsid w:val="00CE690D"/>
    <w:rsid w:val="00CE69F3"/>
    <w:rsid w:val="00CE6B92"/>
    <w:rsid w:val="00CE6E27"/>
    <w:rsid w:val="00CE6EC3"/>
    <w:rsid w:val="00CE7836"/>
    <w:rsid w:val="00CF0AC6"/>
    <w:rsid w:val="00CF21FB"/>
    <w:rsid w:val="00CF2CA8"/>
    <w:rsid w:val="00CF32B6"/>
    <w:rsid w:val="00CF38AB"/>
    <w:rsid w:val="00CF3AF4"/>
    <w:rsid w:val="00CF3C91"/>
    <w:rsid w:val="00CF41B1"/>
    <w:rsid w:val="00CF4215"/>
    <w:rsid w:val="00CF4271"/>
    <w:rsid w:val="00CF4653"/>
    <w:rsid w:val="00CF51E2"/>
    <w:rsid w:val="00CF61DA"/>
    <w:rsid w:val="00CF6543"/>
    <w:rsid w:val="00CF6625"/>
    <w:rsid w:val="00CF6B06"/>
    <w:rsid w:val="00CF6CFD"/>
    <w:rsid w:val="00CF6E43"/>
    <w:rsid w:val="00CF72B9"/>
    <w:rsid w:val="00CF752A"/>
    <w:rsid w:val="00CF75AC"/>
    <w:rsid w:val="00CF76F6"/>
    <w:rsid w:val="00D00EA8"/>
    <w:rsid w:val="00D00F11"/>
    <w:rsid w:val="00D01096"/>
    <w:rsid w:val="00D01246"/>
    <w:rsid w:val="00D01406"/>
    <w:rsid w:val="00D015C4"/>
    <w:rsid w:val="00D01DED"/>
    <w:rsid w:val="00D023BC"/>
    <w:rsid w:val="00D0250E"/>
    <w:rsid w:val="00D02804"/>
    <w:rsid w:val="00D02B82"/>
    <w:rsid w:val="00D02DFE"/>
    <w:rsid w:val="00D0316A"/>
    <w:rsid w:val="00D03457"/>
    <w:rsid w:val="00D03B42"/>
    <w:rsid w:val="00D03F10"/>
    <w:rsid w:val="00D04EEB"/>
    <w:rsid w:val="00D056C9"/>
    <w:rsid w:val="00D05741"/>
    <w:rsid w:val="00D05A93"/>
    <w:rsid w:val="00D05E21"/>
    <w:rsid w:val="00D06333"/>
    <w:rsid w:val="00D06C20"/>
    <w:rsid w:val="00D06F26"/>
    <w:rsid w:val="00D07424"/>
    <w:rsid w:val="00D075A6"/>
    <w:rsid w:val="00D075CF"/>
    <w:rsid w:val="00D07B91"/>
    <w:rsid w:val="00D103A7"/>
    <w:rsid w:val="00D10415"/>
    <w:rsid w:val="00D1054D"/>
    <w:rsid w:val="00D116D1"/>
    <w:rsid w:val="00D11BC1"/>
    <w:rsid w:val="00D11F01"/>
    <w:rsid w:val="00D1210A"/>
    <w:rsid w:val="00D12601"/>
    <w:rsid w:val="00D129AB"/>
    <w:rsid w:val="00D12BF4"/>
    <w:rsid w:val="00D130D4"/>
    <w:rsid w:val="00D131CD"/>
    <w:rsid w:val="00D13429"/>
    <w:rsid w:val="00D135C7"/>
    <w:rsid w:val="00D13764"/>
    <w:rsid w:val="00D13A4F"/>
    <w:rsid w:val="00D13C11"/>
    <w:rsid w:val="00D13CEE"/>
    <w:rsid w:val="00D1434C"/>
    <w:rsid w:val="00D14445"/>
    <w:rsid w:val="00D1464A"/>
    <w:rsid w:val="00D14846"/>
    <w:rsid w:val="00D14D17"/>
    <w:rsid w:val="00D14F11"/>
    <w:rsid w:val="00D1549E"/>
    <w:rsid w:val="00D1569E"/>
    <w:rsid w:val="00D157B6"/>
    <w:rsid w:val="00D15AA8"/>
    <w:rsid w:val="00D15B8E"/>
    <w:rsid w:val="00D15E4A"/>
    <w:rsid w:val="00D161BC"/>
    <w:rsid w:val="00D16488"/>
    <w:rsid w:val="00D1648F"/>
    <w:rsid w:val="00D164C1"/>
    <w:rsid w:val="00D169D3"/>
    <w:rsid w:val="00D16CE5"/>
    <w:rsid w:val="00D1708F"/>
    <w:rsid w:val="00D17541"/>
    <w:rsid w:val="00D17789"/>
    <w:rsid w:val="00D17A49"/>
    <w:rsid w:val="00D20209"/>
    <w:rsid w:val="00D2028F"/>
    <w:rsid w:val="00D205D1"/>
    <w:rsid w:val="00D20630"/>
    <w:rsid w:val="00D20632"/>
    <w:rsid w:val="00D208D7"/>
    <w:rsid w:val="00D213B6"/>
    <w:rsid w:val="00D21458"/>
    <w:rsid w:val="00D223B5"/>
    <w:rsid w:val="00D223CB"/>
    <w:rsid w:val="00D22427"/>
    <w:rsid w:val="00D22B95"/>
    <w:rsid w:val="00D231D9"/>
    <w:rsid w:val="00D232D7"/>
    <w:rsid w:val="00D23522"/>
    <w:rsid w:val="00D23971"/>
    <w:rsid w:val="00D23BB3"/>
    <w:rsid w:val="00D23D32"/>
    <w:rsid w:val="00D249A5"/>
    <w:rsid w:val="00D249FC"/>
    <w:rsid w:val="00D250AD"/>
    <w:rsid w:val="00D251B3"/>
    <w:rsid w:val="00D254CA"/>
    <w:rsid w:val="00D2615E"/>
    <w:rsid w:val="00D26398"/>
    <w:rsid w:val="00D26D9D"/>
    <w:rsid w:val="00D27175"/>
    <w:rsid w:val="00D2740A"/>
    <w:rsid w:val="00D27644"/>
    <w:rsid w:val="00D27985"/>
    <w:rsid w:val="00D279AF"/>
    <w:rsid w:val="00D27FBD"/>
    <w:rsid w:val="00D30405"/>
    <w:rsid w:val="00D30743"/>
    <w:rsid w:val="00D30C2A"/>
    <w:rsid w:val="00D3182B"/>
    <w:rsid w:val="00D31AAE"/>
    <w:rsid w:val="00D31B0F"/>
    <w:rsid w:val="00D31BE3"/>
    <w:rsid w:val="00D31C17"/>
    <w:rsid w:val="00D3237C"/>
    <w:rsid w:val="00D3267C"/>
    <w:rsid w:val="00D3272A"/>
    <w:rsid w:val="00D32CB0"/>
    <w:rsid w:val="00D32CF3"/>
    <w:rsid w:val="00D32FC4"/>
    <w:rsid w:val="00D33914"/>
    <w:rsid w:val="00D34688"/>
    <w:rsid w:val="00D3468A"/>
    <w:rsid w:val="00D34F1E"/>
    <w:rsid w:val="00D34F99"/>
    <w:rsid w:val="00D35234"/>
    <w:rsid w:val="00D35272"/>
    <w:rsid w:val="00D35606"/>
    <w:rsid w:val="00D35C3A"/>
    <w:rsid w:val="00D35D80"/>
    <w:rsid w:val="00D36352"/>
    <w:rsid w:val="00D365F0"/>
    <w:rsid w:val="00D3684C"/>
    <w:rsid w:val="00D36A9E"/>
    <w:rsid w:val="00D36B98"/>
    <w:rsid w:val="00D36E17"/>
    <w:rsid w:val="00D36E44"/>
    <w:rsid w:val="00D3703B"/>
    <w:rsid w:val="00D3708E"/>
    <w:rsid w:val="00D37528"/>
    <w:rsid w:val="00D37642"/>
    <w:rsid w:val="00D37C70"/>
    <w:rsid w:val="00D37EA4"/>
    <w:rsid w:val="00D40297"/>
    <w:rsid w:val="00D40607"/>
    <w:rsid w:val="00D4069F"/>
    <w:rsid w:val="00D40842"/>
    <w:rsid w:val="00D40939"/>
    <w:rsid w:val="00D4254B"/>
    <w:rsid w:val="00D42551"/>
    <w:rsid w:val="00D43117"/>
    <w:rsid w:val="00D43586"/>
    <w:rsid w:val="00D43627"/>
    <w:rsid w:val="00D436D1"/>
    <w:rsid w:val="00D44127"/>
    <w:rsid w:val="00D44839"/>
    <w:rsid w:val="00D44AD7"/>
    <w:rsid w:val="00D44C74"/>
    <w:rsid w:val="00D44D70"/>
    <w:rsid w:val="00D44F0E"/>
    <w:rsid w:val="00D4500B"/>
    <w:rsid w:val="00D45596"/>
    <w:rsid w:val="00D457C7"/>
    <w:rsid w:val="00D45990"/>
    <w:rsid w:val="00D45ADA"/>
    <w:rsid w:val="00D45E36"/>
    <w:rsid w:val="00D460A8"/>
    <w:rsid w:val="00D460AB"/>
    <w:rsid w:val="00D4669F"/>
    <w:rsid w:val="00D46DC9"/>
    <w:rsid w:val="00D4756E"/>
    <w:rsid w:val="00D475BB"/>
    <w:rsid w:val="00D475EB"/>
    <w:rsid w:val="00D47920"/>
    <w:rsid w:val="00D47C1F"/>
    <w:rsid w:val="00D50515"/>
    <w:rsid w:val="00D50655"/>
    <w:rsid w:val="00D50D40"/>
    <w:rsid w:val="00D510D2"/>
    <w:rsid w:val="00D513DF"/>
    <w:rsid w:val="00D5153A"/>
    <w:rsid w:val="00D515C2"/>
    <w:rsid w:val="00D517CB"/>
    <w:rsid w:val="00D521F5"/>
    <w:rsid w:val="00D522EF"/>
    <w:rsid w:val="00D52617"/>
    <w:rsid w:val="00D530D5"/>
    <w:rsid w:val="00D54829"/>
    <w:rsid w:val="00D54925"/>
    <w:rsid w:val="00D54CDC"/>
    <w:rsid w:val="00D551D3"/>
    <w:rsid w:val="00D551EA"/>
    <w:rsid w:val="00D55402"/>
    <w:rsid w:val="00D55712"/>
    <w:rsid w:val="00D5578A"/>
    <w:rsid w:val="00D55AEB"/>
    <w:rsid w:val="00D55BB6"/>
    <w:rsid w:val="00D5634A"/>
    <w:rsid w:val="00D56615"/>
    <w:rsid w:val="00D56C01"/>
    <w:rsid w:val="00D56EC6"/>
    <w:rsid w:val="00D570DD"/>
    <w:rsid w:val="00D57432"/>
    <w:rsid w:val="00D57B34"/>
    <w:rsid w:val="00D60BAB"/>
    <w:rsid w:val="00D6105C"/>
    <w:rsid w:val="00D61276"/>
    <w:rsid w:val="00D612D3"/>
    <w:rsid w:val="00D61CBF"/>
    <w:rsid w:val="00D622A9"/>
    <w:rsid w:val="00D62D6A"/>
    <w:rsid w:val="00D633E3"/>
    <w:rsid w:val="00D6379F"/>
    <w:rsid w:val="00D63FEA"/>
    <w:rsid w:val="00D642C2"/>
    <w:rsid w:val="00D642D4"/>
    <w:rsid w:val="00D644EE"/>
    <w:rsid w:val="00D644FB"/>
    <w:rsid w:val="00D6476F"/>
    <w:rsid w:val="00D649E1"/>
    <w:rsid w:val="00D64AB4"/>
    <w:rsid w:val="00D64B46"/>
    <w:rsid w:val="00D65AEA"/>
    <w:rsid w:val="00D664AD"/>
    <w:rsid w:val="00D664F3"/>
    <w:rsid w:val="00D6662B"/>
    <w:rsid w:val="00D66D6C"/>
    <w:rsid w:val="00D6745C"/>
    <w:rsid w:val="00D674A4"/>
    <w:rsid w:val="00D67717"/>
    <w:rsid w:val="00D6793B"/>
    <w:rsid w:val="00D67BEE"/>
    <w:rsid w:val="00D70658"/>
    <w:rsid w:val="00D70676"/>
    <w:rsid w:val="00D710EC"/>
    <w:rsid w:val="00D71F8C"/>
    <w:rsid w:val="00D724FF"/>
    <w:rsid w:val="00D725A8"/>
    <w:rsid w:val="00D7265D"/>
    <w:rsid w:val="00D726EE"/>
    <w:rsid w:val="00D72E9C"/>
    <w:rsid w:val="00D7301C"/>
    <w:rsid w:val="00D7351C"/>
    <w:rsid w:val="00D73CC1"/>
    <w:rsid w:val="00D73D3C"/>
    <w:rsid w:val="00D73F22"/>
    <w:rsid w:val="00D741CA"/>
    <w:rsid w:val="00D74C96"/>
    <w:rsid w:val="00D75306"/>
    <w:rsid w:val="00D7578C"/>
    <w:rsid w:val="00D75C3E"/>
    <w:rsid w:val="00D75C5A"/>
    <w:rsid w:val="00D766A1"/>
    <w:rsid w:val="00D76BF9"/>
    <w:rsid w:val="00D770CB"/>
    <w:rsid w:val="00D7724B"/>
    <w:rsid w:val="00D77488"/>
    <w:rsid w:val="00D776A0"/>
    <w:rsid w:val="00D77FAC"/>
    <w:rsid w:val="00D801FB"/>
    <w:rsid w:val="00D8087C"/>
    <w:rsid w:val="00D80996"/>
    <w:rsid w:val="00D809A7"/>
    <w:rsid w:val="00D815D0"/>
    <w:rsid w:val="00D81B85"/>
    <w:rsid w:val="00D81D78"/>
    <w:rsid w:val="00D822D3"/>
    <w:rsid w:val="00D832A3"/>
    <w:rsid w:val="00D83373"/>
    <w:rsid w:val="00D836B2"/>
    <w:rsid w:val="00D83E4F"/>
    <w:rsid w:val="00D83FD2"/>
    <w:rsid w:val="00D8492C"/>
    <w:rsid w:val="00D84FEE"/>
    <w:rsid w:val="00D85168"/>
    <w:rsid w:val="00D853B2"/>
    <w:rsid w:val="00D85C79"/>
    <w:rsid w:val="00D865CA"/>
    <w:rsid w:val="00D86900"/>
    <w:rsid w:val="00D86DA1"/>
    <w:rsid w:val="00D86F42"/>
    <w:rsid w:val="00D87B94"/>
    <w:rsid w:val="00D87D02"/>
    <w:rsid w:val="00D90125"/>
    <w:rsid w:val="00D9140B"/>
    <w:rsid w:val="00D91BCD"/>
    <w:rsid w:val="00D91FF5"/>
    <w:rsid w:val="00D920B8"/>
    <w:rsid w:val="00D9227A"/>
    <w:rsid w:val="00D926FD"/>
    <w:rsid w:val="00D9271A"/>
    <w:rsid w:val="00D92768"/>
    <w:rsid w:val="00D92816"/>
    <w:rsid w:val="00D92915"/>
    <w:rsid w:val="00D92DFD"/>
    <w:rsid w:val="00D93240"/>
    <w:rsid w:val="00D934FC"/>
    <w:rsid w:val="00D93802"/>
    <w:rsid w:val="00D938C3"/>
    <w:rsid w:val="00D940BC"/>
    <w:rsid w:val="00D94D47"/>
    <w:rsid w:val="00D95128"/>
    <w:rsid w:val="00D9567E"/>
    <w:rsid w:val="00D956FC"/>
    <w:rsid w:val="00D9572D"/>
    <w:rsid w:val="00D95964"/>
    <w:rsid w:val="00D95A9C"/>
    <w:rsid w:val="00D966F9"/>
    <w:rsid w:val="00D972A7"/>
    <w:rsid w:val="00D977E0"/>
    <w:rsid w:val="00D97D98"/>
    <w:rsid w:val="00DA0CC2"/>
    <w:rsid w:val="00DA0D0A"/>
    <w:rsid w:val="00DA0EE5"/>
    <w:rsid w:val="00DA1D84"/>
    <w:rsid w:val="00DA1EF5"/>
    <w:rsid w:val="00DA1FA4"/>
    <w:rsid w:val="00DA2087"/>
    <w:rsid w:val="00DA214A"/>
    <w:rsid w:val="00DA22AF"/>
    <w:rsid w:val="00DA273E"/>
    <w:rsid w:val="00DA27F4"/>
    <w:rsid w:val="00DA28C7"/>
    <w:rsid w:val="00DA294E"/>
    <w:rsid w:val="00DA2B36"/>
    <w:rsid w:val="00DA2F98"/>
    <w:rsid w:val="00DA310F"/>
    <w:rsid w:val="00DA3629"/>
    <w:rsid w:val="00DA371C"/>
    <w:rsid w:val="00DA3794"/>
    <w:rsid w:val="00DA3855"/>
    <w:rsid w:val="00DA386D"/>
    <w:rsid w:val="00DA40F5"/>
    <w:rsid w:val="00DA46C5"/>
    <w:rsid w:val="00DA4A61"/>
    <w:rsid w:val="00DA4CEF"/>
    <w:rsid w:val="00DA66FE"/>
    <w:rsid w:val="00DA6AA9"/>
    <w:rsid w:val="00DA6C35"/>
    <w:rsid w:val="00DA709A"/>
    <w:rsid w:val="00DA75B1"/>
    <w:rsid w:val="00DB0973"/>
    <w:rsid w:val="00DB0A4F"/>
    <w:rsid w:val="00DB1207"/>
    <w:rsid w:val="00DB13E7"/>
    <w:rsid w:val="00DB15F3"/>
    <w:rsid w:val="00DB1959"/>
    <w:rsid w:val="00DB2066"/>
    <w:rsid w:val="00DB2707"/>
    <w:rsid w:val="00DB2D7E"/>
    <w:rsid w:val="00DB35DB"/>
    <w:rsid w:val="00DB371E"/>
    <w:rsid w:val="00DB42E9"/>
    <w:rsid w:val="00DB4659"/>
    <w:rsid w:val="00DB478E"/>
    <w:rsid w:val="00DB5269"/>
    <w:rsid w:val="00DB596A"/>
    <w:rsid w:val="00DB5C8F"/>
    <w:rsid w:val="00DB5FB1"/>
    <w:rsid w:val="00DB616E"/>
    <w:rsid w:val="00DB62C5"/>
    <w:rsid w:val="00DB62FE"/>
    <w:rsid w:val="00DB6628"/>
    <w:rsid w:val="00DB67A6"/>
    <w:rsid w:val="00DB75F4"/>
    <w:rsid w:val="00DB7871"/>
    <w:rsid w:val="00DB7B13"/>
    <w:rsid w:val="00DB7BE4"/>
    <w:rsid w:val="00DB7D58"/>
    <w:rsid w:val="00DB7D5D"/>
    <w:rsid w:val="00DB7DF2"/>
    <w:rsid w:val="00DC0073"/>
    <w:rsid w:val="00DC0221"/>
    <w:rsid w:val="00DC05C9"/>
    <w:rsid w:val="00DC06F8"/>
    <w:rsid w:val="00DC0A28"/>
    <w:rsid w:val="00DC0DC7"/>
    <w:rsid w:val="00DC1213"/>
    <w:rsid w:val="00DC14BA"/>
    <w:rsid w:val="00DC17B5"/>
    <w:rsid w:val="00DC1A65"/>
    <w:rsid w:val="00DC1A6F"/>
    <w:rsid w:val="00DC243A"/>
    <w:rsid w:val="00DC29B4"/>
    <w:rsid w:val="00DC29B6"/>
    <w:rsid w:val="00DC2CAB"/>
    <w:rsid w:val="00DC39EF"/>
    <w:rsid w:val="00DC4296"/>
    <w:rsid w:val="00DC4C81"/>
    <w:rsid w:val="00DC4D6C"/>
    <w:rsid w:val="00DC4E98"/>
    <w:rsid w:val="00DC4E9D"/>
    <w:rsid w:val="00DC4F5D"/>
    <w:rsid w:val="00DC5754"/>
    <w:rsid w:val="00DC582E"/>
    <w:rsid w:val="00DC5917"/>
    <w:rsid w:val="00DC5E12"/>
    <w:rsid w:val="00DC621D"/>
    <w:rsid w:val="00DC6FC5"/>
    <w:rsid w:val="00DC78B3"/>
    <w:rsid w:val="00DD08D7"/>
    <w:rsid w:val="00DD0CB0"/>
    <w:rsid w:val="00DD0DD3"/>
    <w:rsid w:val="00DD0FFB"/>
    <w:rsid w:val="00DD1AEC"/>
    <w:rsid w:val="00DD1B53"/>
    <w:rsid w:val="00DD1DF4"/>
    <w:rsid w:val="00DD239E"/>
    <w:rsid w:val="00DD2601"/>
    <w:rsid w:val="00DD27B4"/>
    <w:rsid w:val="00DD2B54"/>
    <w:rsid w:val="00DD2E1E"/>
    <w:rsid w:val="00DD36F4"/>
    <w:rsid w:val="00DD3783"/>
    <w:rsid w:val="00DD3CE0"/>
    <w:rsid w:val="00DD4607"/>
    <w:rsid w:val="00DD46CD"/>
    <w:rsid w:val="00DD512B"/>
    <w:rsid w:val="00DD54C3"/>
    <w:rsid w:val="00DD5C50"/>
    <w:rsid w:val="00DD6C28"/>
    <w:rsid w:val="00DD7047"/>
    <w:rsid w:val="00DD7CC8"/>
    <w:rsid w:val="00DD7F96"/>
    <w:rsid w:val="00DE0011"/>
    <w:rsid w:val="00DE0105"/>
    <w:rsid w:val="00DE011B"/>
    <w:rsid w:val="00DE0636"/>
    <w:rsid w:val="00DE0812"/>
    <w:rsid w:val="00DE0A01"/>
    <w:rsid w:val="00DE0BC2"/>
    <w:rsid w:val="00DE0F89"/>
    <w:rsid w:val="00DE169E"/>
    <w:rsid w:val="00DE17CE"/>
    <w:rsid w:val="00DE1827"/>
    <w:rsid w:val="00DE1B9A"/>
    <w:rsid w:val="00DE1E73"/>
    <w:rsid w:val="00DE250F"/>
    <w:rsid w:val="00DE2577"/>
    <w:rsid w:val="00DE2C60"/>
    <w:rsid w:val="00DE2D91"/>
    <w:rsid w:val="00DE31B6"/>
    <w:rsid w:val="00DE35F7"/>
    <w:rsid w:val="00DE3796"/>
    <w:rsid w:val="00DE379D"/>
    <w:rsid w:val="00DE39D2"/>
    <w:rsid w:val="00DE3F91"/>
    <w:rsid w:val="00DE40FE"/>
    <w:rsid w:val="00DE45D8"/>
    <w:rsid w:val="00DE48AD"/>
    <w:rsid w:val="00DE4983"/>
    <w:rsid w:val="00DE52E0"/>
    <w:rsid w:val="00DE5633"/>
    <w:rsid w:val="00DE5793"/>
    <w:rsid w:val="00DE5A8D"/>
    <w:rsid w:val="00DE60B3"/>
    <w:rsid w:val="00DE60D9"/>
    <w:rsid w:val="00DE61A7"/>
    <w:rsid w:val="00DE6784"/>
    <w:rsid w:val="00DE6B6B"/>
    <w:rsid w:val="00DE6F65"/>
    <w:rsid w:val="00DE70A2"/>
    <w:rsid w:val="00DE77B4"/>
    <w:rsid w:val="00DE7C23"/>
    <w:rsid w:val="00DF0096"/>
    <w:rsid w:val="00DF0505"/>
    <w:rsid w:val="00DF0523"/>
    <w:rsid w:val="00DF064F"/>
    <w:rsid w:val="00DF06D0"/>
    <w:rsid w:val="00DF0AEA"/>
    <w:rsid w:val="00DF0C2A"/>
    <w:rsid w:val="00DF1025"/>
    <w:rsid w:val="00DF111E"/>
    <w:rsid w:val="00DF1636"/>
    <w:rsid w:val="00DF1A04"/>
    <w:rsid w:val="00DF1B5E"/>
    <w:rsid w:val="00DF1BB2"/>
    <w:rsid w:val="00DF1ED0"/>
    <w:rsid w:val="00DF1F17"/>
    <w:rsid w:val="00DF2281"/>
    <w:rsid w:val="00DF2DEA"/>
    <w:rsid w:val="00DF3052"/>
    <w:rsid w:val="00DF33BD"/>
    <w:rsid w:val="00DF3477"/>
    <w:rsid w:val="00DF34C8"/>
    <w:rsid w:val="00DF3522"/>
    <w:rsid w:val="00DF35D3"/>
    <w:rsid w:val="00DF3670"/>
    <w:rsid w:val="00DF3D6F"/>
    <w:rsid w:val="00DF4755"/>
    <w:rsid w:val="00DF4D5E"/>
    <w:rsid w:val="00DF548D"/>
    <w:rsid w:val="00DF5BC0"/>
    <w:rsid w:val="00DF5C45"/>
    <w:rsid w:val="00DF5E53"/>
    <w:rsid w:val="00DF6631"/>
    <w:rsid w:val="00DF6D49"/>
    <w:rsid w:val="00DF76A4"/>
    <w:rsid w:val="00DF791C"/>
    <w:rsid w:val="00DF7B0D"/>
    <w:rsid w:val="00E008E8"/>
    <w:rsid w:val="00E01025"/>
    <w:rsid w:val="00E01E2B"/>
    <w:rsid w:val="00E0238A"/>
    <w:rsid w:val="00E0266B"/>
    <w:rsid w:val="00E02772"/>
    <w:rsid w:val="00E02D4D"/>
    <w:rsid w:val="00E02EA0"/>
    <w:rsid w:val="00E03088"/>
    <w:rsid w:val="00E0322B"/>
    <w:rsid w:val="00E03B1F"/>
    <w:rsid w:val="00E03EC6"/>
    <w:rsid w:val="00E03EDB"/>
    <w:rsid w:val="00E04D83"/>
    <w:rsid w:val="00E04F63"/>
    <w:rsid w:val="00E052F7"/>
    <w:rsid w:val="00E053BC"/>
    <w:rsid w:val="00E053FA"/>
    <w:rsid w:val="00E05552"/>
    <w:rsid w:val="00E05967"/>
    <w:rsid w:val="00E06220"/>
    <w:rsid w:val="00E067E3"/>
    <w:rsid w:val="00E06D99"/>
    <w:rsid w:val="00E06E05"/>
    <w:rsid w:val="00E07352"/>
    <w:rsid w:val="00E07529"/>
    <w:rsid w:val="00E07846"/>
    <w:rsid w:val="00E07C44"/>
    <w:rsid w:val="00E1059E"/>
    <w:rsid w:val="00E108B5"/>
    <w:rsid w:val="00E10ACD"/>
    <w:rsid w:val="00E10B00"/>
    <w:rsid w:val="00E10F7E"/>
    <w:rsid w:val="00E1102A"/>
    <w:rsid w:val="00E112B1"/>
    <w:rsid w:val="00E11393"/>
    <w:rsid w:val="00E1193F"/>
    <w:rsid w:val="00E11A60"/>
    <w:rsid w:val="00E12474"/>
    <w:rsid w:val="00E124EE"/>
    <w:rsid w:val="00E129E6"/>
    <w:rsid w:val="00E12F21"/>
    <w:rsid w:val="00E1316A"/>
    <w:rsid w:val="00E13916"/>
    <w:rsid w:val="00E139F8"/>
    <w:rsid w:val="00E13DF8"/>
    <w:rsid w:val="00E14247"/>
    <w:rsid w:val="00E143DE"/>
    <w:rsid w:val="00E14445"/>
    <w:rsid w:val="00E14AEE"/>
    <w:rsid w:val="00E14AFF"/>
    <w:rsid w:val="00E14B57"/>
    <w:rsid w:val="00E14D57"/>
    <w:rsid w:val="00E15848"/>
    <w:rsid w:val="00E15850"/>
    <w:rsid w:val="00E15AC4"/>
    <w:rsid w:val="00E15EC6"/>
    <w:rsid w:val="00E16132"/>
    <w:rsid w:val="00E163C0"/>
    <w:rsid w:val="00E167FD"/>
    <w:rsid w:val="00E1732F"/>
    <w:rsid w:val="00E17A4F"/>
    <w:rsid w:val="00E17B7B"/>
    <w:rsid w:val="00E2041B"/>
    <w:rsid w:val="00E2093D"/>
    <w:rsid w:val="00E20EB9"/>
    <w:rsid w:val="00E210B4"/>
    <w:rsid w:val="00E21223"/>
    <w:rsid w:val="00E21C1C"/>
    <w:rsid w:val="00E220C0"/>
    <w:rsid w:val="00E22909"/>
    <w:rsid w:val="00E232A5"/>
    <w:rsid w:val="00E232F4"/>
    <w:rsid w:val="00E233FC"/>
    <w:rsid w:val="00E23567"/>
    <w:rsid w:val="00E241C1"/>
    <w:rsid w:val="00E2447B"/>
    <w:rsid w:val="00E24E3B"/>
    <w:rsid w:val="00E25531"/>
    <w:rsid w:val="00E256D4"/>
    <w:rsid w:val="00E2571F"/>
    <w:rsid w:val="00E2577C"/>
    <w:rsid w:val="00E2586E"/>
    <w:rsid w:val="00E25B3D"/>
    <w:rsid w:val="00E25EC6"/>
    <w:rsid w:val="00E265F3"/>
    <w:rsid w:val="00E26BBC"/>
    <w:rsid w:val="00E26D5B"/>
    <w:rsid w:val="00E26EC0"/>
    <w:rsid w:val="00E272AF"/>
    <w:rsid w:val="00E303AE"/>
    <w:rsid w:val="00E30A2E"/>
    <w:rsid w:val="00E316D1"/>
    <w:rsid w:val="00E31941"/>
    <w:rsid w:val="00E31B14"/>
    <w:rsid w:val="00E32210"/>
    <w:rsid w:val="00E3257F"/>
    <w:rsid w:val="00E32780"/>
    <w:rsid w:val="00E33673"/>
    <w:rsid w:val="00E338DC"/>
    <w:rsid w:val="00E33AC9"/>
    <w:rsid w:val="00E33F18"/>
    <w:rsid w:val="00E340A0"/>
    <w:rsid w:val="00E343B3"/>
    <w:rsid w:val="00E34502"/>
    <w:rsid w:val="00E34A9E"/>
    <w:rsid w:val="00E34AAB"/>
    <w:rsid w:val="00E352D4"/>
    <w:rsid w:val="00E35361"/>
    <w:rsid w:val="00E35CC3"/>
    <w:rsid w:val="00E35E24"/>
    <w:rsid w:val="00E36801"/>
    <w:rsid w:val="00E3680B"/>
    <w:rsid w:val="00E36810"/>
    <w:rsid w:val="00E36860"/>
    <w:rsid w:val="00E370D0"/>
    <w:rsid w:val="00E37BE9"/>
    <w:rsid w:val="00E40107"/>
    <w:rsid w:val="00E40427"/>
    <w:rsid w:val="00E406FC"/>
    <w:rsid w:val="00E407CB"/>
    <w:rsid w:val="00E40DA0"/>
    <w:rsid w:val="00E4121C"/>
    <w:rsid w:val="00E41224"/>
    <w:rsid w:val="00E412A0"/>
    <w:rsid w:val="00E4161A"/>
    <w:rsid w:val="00E4180E"/>
    <w:rsid w:val="00E4226D"/>
    <w:rsid w:val="00E4228B"/>
    <w:rsid w:val="00E424F9"/>
    <w:rsid w:val="00E425A0"/>
    <w:rsid w:val="00E42670"/>
    <w:rsid w:val="00E4283D"/>
    <w:rsid w:val="00E43539"/>
    <w:rsid w:val="00E436C3"/>
    <w:rsid w:val="00E439CD"/>
    <w:rsid w:val="00E43A77"/>
    <w:rsid w:val="00E4427F"/>
    <w:rsid w:val="00E4496B"/>
    <w:rsid w:val="00E44BE5"/>
    <w:rsid w:val="00E44E87"/>
    <w:rsid w:val="00E44FC7"/>
    <w:rsid w:val="00E451C4"/>
    <w:rsid w:val="00E452E0"/>
    <w:rsid w:val="00E45403"/>
    <w:rsid w:val="00E45846"/>
    <w:rsid w:val="00E45CED"/>
    <w:rsid w:val="00E46F53"/>
    <w:rsid w:val="00E472B2"/>
    <w:rsid w:val="00E472BA"/>
    <w:rsid w:val="00E475C9"/>
    <w:rsid w:val="00E4785D"/>
    <w:rsid w:val="00E478B7"/>
    <w:rsid w:val="00E478E4"/>
    <w:rsid w:val="00E47D69"/>
    <w:rsid w:val="00E503AC"/>
    <w:rsid w:val="00E50530"/>
    <w:rsid w:val="00E508B1"/>
    <w:rsid w:val="00E50B88"/>
    <w:rsid w:val="00E51826"/>
    <w:rsid w:val="00E51A27"/>
    <w:rsid w:val="00E51DDD"/>
    <w:rsid w:val="00E52A74"/>
    <w:rsid w:val="00E52B8A"/>
    <w:rsid w:val="00E5305B"/>
    <w:rsid w:val="00E534A7"/>
    <w:rsid w:val="00E53544"/>
    <w:rsid w:val="00E540BC"/>
    <w:rsid w:val="00E540DB"/>
    <w:rsid w:val="00E54536"/>
    <w:rsid w:val="00E5458E"/>
    <w:rsid w:val="00E551C8"/>
    <w:rsid w:val="00E5584F"/>
    <w:rsid w:val="00E55876"/>
    <w:rsid w:val="00E55C44"/>
    <w:rsid w:val="00E55D03"/>
    <w:rsid w:val="00E5657C"/>
    <w:rsid w:val="00E56B31"/>
    <w:rsid w:val="00E56F1F"/>
    <w:rsid w:val="00E56F5F"/>
    <w:rsid w:val="00E57014"/>
    <w:rsid w:val="00E5701A"/>
    <w:rsid w:val="00E5724A"/>
    <w:rsid w:val="00E5754B"/>
    <w:rsid w:val="00E5779E"/>
    <w:rsid w:val="00E57B51"/>
    <w:rsid w:val="00E57CA6"/>
    <w:rsid w:val="00E57F0C"/>
    <w:rsid w:val="00E601C5"/>
    <w:rsid w:val="00E6032D"/>
    <w:rsid w:val="00E60360"/>
    <w:rsid w:val="00E60435"/>
    <w:rsid w:val="00E60C34"/>
    <w:rsid w:val="00E60E59"/>
    <w:rsid w:val="00E615D6"/>
    <w:rsid w:val="00E61617"/>
    <w:rsid w:val="00E616CA"/>
    <w:rsid w:val="00E61792"/>
    <w:rsid w:val="00E61E27"/>
    <w:rsid w:val="00E6288B"/>
    <w:rsid w:val="00E62D04"/>
    <w:rsid w:val="00E62FBC"/>
    <w:rsid w:val="00E63697"/>
    <w:rsid w:val="00E639DE"/>
    <w:rsid w:val="00E64661"/>
    <w:rsid w:val="00E647DC"/>
    <w:rsid w:val="00E64B84"/>
    <w:rsid w:val="00E64D0F"/>
    <w:rsid w:val="00E64EBB"/>
    <w:rsid w:val="00E6541D"/>
    <w:rsid w:val="00E654F4"/>
    <w:rsid w:val="00E656DC"/>
    <w:rsid w:val="00E65A6F"/>
    <w:rsid w:val="00E65BB4"/>
    <w:rsid w:val="00E65C1F"/>
    <w:rsid w:val="00E65EFD"/>
    <w:rsid w:val="00E66020"/>
    <w:rsid w:val="00E6609C"/>
    <w:rsid w:val="00E6624B"/>
    <w:rsid w:val="00E662FD"/>
    <w:rsid w:val="00E6667C"/>
    <w:rsid w:val="00E67345"/>
    <w:rsid w:val="00E67350"/>
    <w:rsid w:val="00E677D5"/>
    <w:rsid w:val="00E67955"/>
    <w:rsid w:val="00E7025A"/>
    <w:rsid w:val="00E705C4"/>
    <w:rsid w:val="00E71A13"/>
    <w:rsid w:val="00E71AC6"/>
    <w:rsid w:val="00E71C11"/>
    <w:rsid w:val="00E71CC9"/>
    <w:rsid w:val="00E726DB"/>
    <w:rsid w:val="00E735FF"/>
    <w:rsid w:val="00E73B80"/>
    <w:rsid w:val="00E74208"/>
    <w:rsid w:val="00E74296"/>
    <w:rsid w:val="00E74422"/>
    <w:rsid w:val="00E7486A"/>
    <w:rsid w:val="00E74AB5"/>
    <w:rsid w:val="00E7522F"/>
    <w:rsid w:val="00E75256"/>
    <w:rsid w:val="00E7536C"/>
    <w:rsid w:val="00E75529"/>
    <w:rsid w:val="00E756C8"/>
    <w:rsid w:val="00E7589D"/>
    <w:rsid w:val="00E76519"/>
    <w:rsid w:val="00E7654C"/>
    <w:rsid w:val="00E76894"/>
    <w:rsid w:val="00E76FAD"/>
    <w:rsid w:val="00E77A53"/>
    <w:rsid w:val="00E77D82"/>
    <w:rsid w:val="00E80338"/>
    <w:rsid w:val="00E8062C"/>
    <w:rsid w:val="00E81199"/>
    <w:rsid w:val="00E81202"/>
    <w:rsid w:val="00E81567"/>
    <w:rsid w:val="00E81705"/>
    <w:rsid w:val="00E81777"/>
    <w:rsid w:val="00E8204A"/>
    <w:rsid w:val="00E82602"/>
    <w:rsid w:val="00E828CE"/>
    <w:rsid w:val="00E8333A"/>
    <w:rsid w:val="00E83C9B"/>
    <w:rsid w:val="00E84A24"/>
    <w:rsid w:val="00E84AB2"/>
    <w:rsid w:val="00E84BAD"/>
    <w:rsid w:val="00E84C69"/>
    <w:rsid w:val="00E851EB"/>
    <w:rsid w:val="00E85334"/>
    <w:rsid w:val="00E857A0"/>
    <w:rsid w:val="00E857CF"/>
    <w:rsid w:val="00E8584D"/>
    <w:rsid w:val="00E85CCC"/>
    <w:rsid w:val="00E85D26"/>
    <w:rsid w:val="00E8604B"/>
    <w:rsid w:val="00E860DF"/>
    <w:rsid w:val="00E86153"/>
    <w:rsid w:val="00E862C6"/>
    <w:rsid w:val="00E86377"/>
    <w:rsid w:val="00E8664E"/>
    <w:rsid w:val="00E86AD0"/>
    <w:rsid w:val="00E86CFC"/>
    <w:rsid w:val="00E87D9C"/>
    <w:rsid w:val="00E87FDD"/>
    <w:rsid w:val="00E903CF"/>
    <w:rsid w:val="00E92C88"/>
    <w:rsid w:val="00E92CEB"/>
    <w:rsid w:val="00E9301A"/>
    <w:rsid w:val="00E935BE"/>
    <w:rsid w:val="00E9368E"/>
    <w:rsid w:val="00E936D7"/>
    <w:rsid w:val="00E93763"/>
    <w:rsid w:val="00E937E1"/>
    <w:rsid w:val="00E938EB"/>
    <w:rsid w:val="00E9396F"/>
    <w:rsid w:val="00E93A74"/>
    <w:rsid w:val="00E93E3A"/>
    <w:rsid w:val="00E93FCD"/>
    <w:rsid w:val="00E944B1"/>
    <w:rsid w:val="00E9450D"/>
    <w:rsid w:val="00E94805"/>
    <w:rsid w:val="00E949FD"/>
    <w:rsid w:val="00E94B3A"/>
    <w:rsid w:val="00E94CE1"/>
    <w:rsid w:val="00E94E53"/>
    <w:rsid w:val="00E9518A"/>
    <w:rsid w:val="00E951B2"/>
    <w:rsid w:val="00E953DF"/>
    <w:rsid w:val="00E95455"/>
    <w:rsid w:val="00E9572D"/>
    <w:rsid w:val="00E9585F"/>
    <w:rsid w:val="00E95A3C"/>
    <w:rsid w:val="00E95B7F"/>
    <w:rsid w:val="00E9640D"/>
    <w:rsid w:val="00E96472"/>
    <w:rsid w:val="00E9766C"/>
    <w:rsid w:val="00E97AAC"/>
    <w:rsid w:val="00E97FEA"/>
    <w:rsid w:val="00EA002F"/>
    <w:rsid w:val="00EA0329"/>
    <w:rsid w:val="00EA03F5"/>
    <w:rsid w:val="00EA0850"/>
    <w:rsid w:val="00EA0CE3"/>
    <w:rsid w:val="00EA0D4F"/>
    <w:rsid w:val="00EA0E92"/>
    <w:rsid w:val="00EA0FD6"/>
    <w:rsid w:val="00EA0FE2"/>
    <w:rsid w:val="00EA10EB"/>
    <w:rsid w:val="00EA11D0"/>
    <w:rsid w:val="00EA168C"/>
    <w:rsid w:val="00EA1966"/>
    <w:rsid w:val="00EA1D75"/>
    <w:rsid w:val="00EA2F18"/>
    <w:rsid w:val="00EA3382"/>
    <w:rsid w:val="00EA3E63"/>
    <w:rsid w:val="00EA41C1"/>
    <w:rsid w:val="00EA4545"/>
    <w:rsid w:val="00EA458B"/>
    <w:rsid w:val="00EA45DF"/>
    <w:rsid w:val="00EA489B"/>
    <w:rsid w:val="00EA4AB7"/>
    <w:rsid w:val="00EA4FF6"/>
    <w:rsid w:val="00EA5354"/>
    <w:rsid w:val="00EA5A77"/>
    <w:rsid w:val="00EA5B5B"/>
    <w:rsid w:val="00EA5B74"/>
    <w:rsid w:val="00EA5E7B"/>
    <w:rsid w:val="00EA660A"/>
    <w:rsid w:val="00EA69CA"/>
    <w:rsid w:val="00EA6FC5"/>
    <w:rsid w:val="00EA7451"/>
    <w:rsid w:val="00EA76C2"/>
    <w:rsid w:val="00EA781A"/>
    <w:rsid w:val="00EA787B"/>
    <w:rsid w:val="00EA79FE"/>
    <w:rsid w:val="00EB0368"/>
    <w:rsid w:val="00EB0395"/>
    <w:rsid w:val="00EB04A3"/>
    <w:rsid w:val="00EB0D37"/>
    <w:rsid w:val="00EB18FA"/>
    <w:rsid w:val="00EB1D48"/>
    <w:rsid w:val="00EB1FB6"/>
    <w:rsid w:val="00EB2F7A"/>
    <w:rsid w:val="00EB35D3"/>
    <w:rsid w:val="00EB391E"/>
    <w:rsid w:val="00EB3A02"/>
    <w:rsid w:val="00EB3B58"/>
    <w:rsid w:val="00EB3DA2"/>
    <w:rsid w:val="00EB4407"/>
    <w:rsid w:val="00EB4581"/>
    <w:rsid w:val="00EB4B3C"/>
    <w:rsid w:val="00EB51DE"/>
    <w:rsid w:val="00EB52FD"/>
    <w:rsid w:val="00EB5A06"/>
    <w:rsid w:val="00EB625B"/>
    <w:rsid w:val="00EB68B9"/>
    <w:rsid w:val="00EB68E4"/>
    <w:rsid w:val="00EB6AF2"/>
    <w:rsid w:val="00EB6CC8"/>
    <w:rsid w:val="00EB6CE0"/>
    <w:rsid w:val="00EB73ED"/>
    <w:rsid w:val="00EC0017"/>
    <w:rsid w:val="00EC07B1"/>
    <w:rsid w:val="00EC0C34"/>
    <w:rsid w:val="00EC1012"/>
    <w:rsid w:val="00EC13C5"/>
    <w:rsid w:val="00EC15A1"/>
    <w:rsid w:val="00EC15FA"/>
    <w:rsid w:val="00EC176D"/>
    <w:rsid w:val="00EC19BD"/>
    <w:rsid w:val="00EC1BAF"/>
    <w:rsid w:val="00EC2C90"/>
    <w:rsid w:val="00EC38DC"/>
    <w:rsid w:val="00EC41B1"/>
    <w:rsid w:val="00EC4700"/>
    <w:rsid w:val="00EC5099"/>
    <w:rsid w:val="00EC578E"/>
    <w:rsid w:val="00EC57E2"/>
    <w:rsid w:val="00EC5931"/>
    <w:rsid w:val="00EC6572"/>
    <w:rsid w:val="00EC65AE"/>
    <w:rsid w:val="00EC6923"/>
    <w:rsid w:val="00EC6E10"/>
    <w:rsid w:val="00EC710A"/>
    <w:rsid w:val="00EC7860"/>
    <w:rsid w:val="00ED032B"/>
    <w:rsid w:val="00ED0C16"/>
    <w:rsid w:val="00ED0F99"/>
    <w:rsid w:val="00ED1841"/>
    <w:rsid w:val="00ED1D20"/>
    <w:rsid w:val="00ED2918"/>
    <w:rsid w:val="00ED44E7"/>
    <w:rsid w:val="00ED4778"/>
    <w:rsid w:val="00ED48CC"/>
    <w:rsid w:val="00ED4A42"/>
    <w:rsid w:val="00ED5497"/>
    <w:rsid w:val="00ED5E51"/>
    <w:rsid w:val="00ED6799"/>
    <w:rsid w:val="00ED705A"/>
    <w:rsid w:val="00ED7E46"/>
    <w:rsid w:val="00ED7F3A"/>
    <w:rsid w:val="00EE0268"/>
    <w:rsid w:val="00EE083A"/>
    <w:rsid w:val="00EE0BC7"/>
    <w:rsid w:val="00EE1523"/>
    <w:rsid w:val="00EE16C3"/>
    <w:rsid w:val="00EE1824"/>
    <w:rsid w:val="00EE1CD8"/>
    <w:rsid w:val="00EE20E1"/>
    <w:rsid w:val="00EE25EC"/>
    <w:rsid w:val="00EE2E96"/>
    <w:rsid w:val="00EE2FCF"/>
    <w:rsid w:val="00EE30B0"/>
    <w:rsid w:val="00EE3202"/>
    <w:rsid w:val="00EE4100"/>
    <w:rsid w:val="00EE4A5E"/>
    <w:rsid w:val="00EE4B8D"/>
    <w:rsid w:val="00EE4BF4"/>
    <w:rsid w:val="00EE4DF9"/>
    <w:rsid w:val="00EE4EF1"/>
    <w:rsid w:val="00EE537D"/>
    <w:rsid w:val="00EE58A9"/>
    <w:rsid w:val="00EE5F49"/>
    <w:rsid w:val="00EE60D0"/>
    <w:rsid w:val="00EE624E"/>
    <w:rsid w:val="00EE6839"/>
    <w:rsid w:val="00EE6986"/>
    <w:rsid w:val="00EE69F9"/>
    <w:rsid w:val="00EE6BC0"/>
    <w:rsid w:val="00EE7724"/>
    <w:rsid w:val="00EE77FF"/>
    <w:rsid w:val="00EE7DBC"/>
    <w:rsid w:val="00EF0866"/>
    <w:rsid w:val="00EF1139"/>
    <w:rsid w:val="00EF16D3"/>
    <w:rsid w:val="00EF20CB"/>
    <w:rsid w:val="00EF24F5"/>
    <w:rsid w:val="00EF2525"/>
    <w:rsid w:val="00EF2F56"/>
    <w:rsid w:val="00EF31DE"/>
    <w:rsid w:val="00EF3AF7"/>
    <w:rsid w:val="00EF40D2"/>
    <w:rsid w:val="00EF44B5"/>
    <w:rsid w:val="00EF4CA7"/>
    <w:rsid w:val="00EF4D10"/>
    <w:rsid w:val="00EF4F1C"/>
    <w:rsid w:val="00EF5418"/>
    <w:rsid w:val="00EF622A"/>
    <w:rsid w:val="00EF7488"/>
    <w:rsid w:val="00EF7625"/>
    <w:rsid w:val="00EF782B"/>
    <w:rsid w:val="00EF7D2D"/>
    <w:rsid w:val="00F007E4"/>
    <w:rsid w:val="00F00AEF"/>
    <w:rsid w:val="00F00F25"/>
    <w:rsid w:val="00F01A8D"/>
    <w:rsid w:val="00F01DD6"/>
    <w:rsid w:val="00F022DC"/>
    <w:rsid w:val="00F02871"/>
    <w:rsid w:val="00F029B1"/>
    <w:rsid w:val="00F033C7"/>
    <w:rsid w:val="00F03468"/>
    <w:rsid w:val="00F03963"/>
    <w:rsid w:val="00F03C7E"/>
    <w:rsid w:val="00F03CEE"/>
    <w:rsid w:val="00F03DFD"/>
    <w:rsid w:val="00F03E1F"/>
    <w:rsid w:val="00F03F8A"/>
    <w:rsid w:val="00F04015"/>
    <w:rsid w:val="00F045B3"/>
    <w:rsid w:val="00F04E4F"/>
    <w:rsid w:val="00F0545D"/>
    <w:rsid w:val="00F05E86"/>
    <w:rsid w:val="00F060AE"/>
    <w:rsid w:val="00F06460"/>
    <w:rsid w:val="00F06564"/>
    <w:rsid w:val="00F06732"/>
    <w:rsid w:val="00F06950"/>
    <w:rsid w:val="00F07355"/>
    <w:rsid w:val="00F07A2F"/>
    <w:rsid w:val="00F07EFE"/>
    <w:rsid w:val="00F10A25"/>
    <w:rsid w:val="00F10B83"/>
    <w:rsid w:val="00F10D2E"/>
    <w:rsid w:val="00F10DD4"/>
    <w:rsid w:val="00F11856"/>
    <w:rsid w:val="00F11A9B"/>
    <w:rsid w:val="00F11B88"/>
    <w:rsid w:val="00F11DB4"/>
    <w:rsid w:val="00F11E01"/>
    <w:rsid w:val="00F11F56"/>
    <w:rsid w:val="00F11F79"/>
    <w:rsid w:val="00F1223B"/>
    <w:rsid w:val="00F12338"/>
    <w:rsid w:val="00F12472"/>
    <w:rsid w:val="00F13003"/>
    <w:rsid w:val="00F131A8"/>
    <w:rsid w:val="00F132A1"/>
    <w:rsid w:val="00F132CC"/>
    <w:rsid w:val="00F1332A"/>
    <w:rsid w:val="00F13A04"/>
    <w:rsid w:val="00F13A7C"/>
    <w:rsid w:val="00F13D19"/>
    <w:rsid w:val="00F1430C"/>
    <w:rsid w:val="00F14D80"/>
    <w:rsid w:val="00F15188"/>
    <w:rsid w:val="00F15236"/>
    <w:rsid w:val="00F160E7"/>
    <w:rsid w:val="00F1630A"/>
    <w:rsid w:val="00F164A6"/>
    <w:rsid w:val="00F17AF3"/>
    <w:rsid w:val="00F17B6C"/>
    <w:rsid w:val="00F17BB3"/>
    <w:rsid w:val="00F17BFC"/>
    <w:rsid w:val="00F17D22"/>
    <w:rsid w:val="00F20269"/>
    <w:rsid w:val="00F20572"/>
    <w:rsid w:val="00F20A11"/>
    <w:rsid w:val="00F21286"/>
    <w:rsid w:val="00F214D1"/>
    <w:rsid w:val="00F21657"/>
    <w:rsid w:val="00F217E1"/>
    <w:rsid w:val="00F21BE6"/>
    <w:rsid w:val="00F21C7B"/>
    <w:rsid w:val="00F22721"/>
    <w:rsid w:val="00F2294F"/>
    <w:rsid w:val="00F23008"/>
    <w:rsid w:val="00F230EF"/>
    <w:rsid w:val="00F23D79"/>
    <w:rsid w:val="00F2400F"/>
    <w:rsid w:val="00F24965"/>
    <w:rsid w:val="00F24CBB"/>
    <w:rsid w:val="00F24E69"/>
    <w:rsid w:val="00F25057"/>
    <w:rsid w:val="00F251C0"/>
    <w:rsid w:val="00F259CC"/>
    <w:rsid w:val="00F25C55"/>
    <w:rsid w:val="00F25C57"/>
    <w:rsid w:val="00F25DC4"/>
    <w:rsid w:val="00F261BC"/>
    <w:rsid w:val="00F262C5"/>
    <w:rsid w:val="00F26D95"/>
    <w:rsid w:val="00F275DB"/>
    <w:rsid w:val="00F27C4A"/>
    <w:rsid w:val="00F27D1F"/>
    <w:rsid w:val="00F3099C"/>
    <w:rsid w:val="00F30A39"/>
    <w:rsid w:val="00F313F4"/>
    <w:rsid w:val="00F32796"/>
    <w:rsid w:val="00F32AF7"/>
    <w:rsid w:val="00F32B35"/>
    <w:rsid w:val="00F3335D"/>
    <w:rsid w:val="00F333A4"/>
    <w:rsid w:val="00F33480"/>
    <w:rsid w:val="00F33605"/>
    <w:rsid w:val="00F3381E"/>
    <w:rsid w:val="00F33821"/>
    <w:rsid w:val="00F34139"/>
    <w:rsid w:val="00F3415D"/>
    <w:rsid w:val="00F3422B"/>
    <w:rsid w:val="00F343B7"/>
    <w:rsid w:val="00F34CD9"/>
    <w:rsid w:val="00F3522B"/>
    <w:rsid w:val="00F3533A"/>
    <w:rsid w:val="00F3538E"/>
    <w:rsid w:val="00F35895"/>
    <w:rsid w:val="00F35A2C"/>
    <w:rsid w:val="00F35B7C"/>
    <w:rsid w:val="00F35C47"/>
    <w:rsid w:val="00F35F17"/>
    <w:rsid w:val="00F3635D"/>
    <w:rsid w:val="00F364F1"/>
    <w:rsid w:val="00F3653A"/>
    <w:rsid w:val="00F36A2F"/>
    <w:rsid w:val="00F375FC"/>
    <w:rsid w:val="00F376D9"/>
    <w:rsid w:val="00F37717"/>
    <w:rsid w:val="00F37757"/>
    <w:rsid w:val="00F37891"/>
    <w:rsid w:val="00F403B7"/>
    <w:rsid w:val="00F40503"/>
    <w:rsid w:val="00F407B8"/>
    <w:rsid w:val="00F4175F"/>
    <w:rsid w:val="00F41B60"/>
    <w:rsid w:val="00F41BD1"/>
    <w:rsid w:val="00F420A0"/>
    <w:rsid w:val="00F4223F"/>
    <w:rsid w:val="00F424A4"/>
    <w:rsid w:val="00F42996"/>
    <w:rsid w:val="00F43AA7"/>
    <w:rsid w:val="00F43B33"/>
    <w:rsid w:val="00F43BA6"/>
    <w:rsid w:val="00F43D00"/>
    <w:rsid w:val="00F44029"/>
    <w:rsid w:val="00F4422B"/>
    <w:rsid w:val="00F442A0"/>
    <w:rsid w:val="00F44337"/>
    <w:rsid w:val="00F444E1"/>
    <w:rsid w:val="00F45213"/>
    <w:rsid w:val="00F45B60"/>
    <w:rsid w:val="00F4620F"/>
    <w:rsid w:val="00F46650"/>
    <w:rsid w:val="00F4666D"/>
    <w:rsid w:val="00F46827"/>
    <w:rsid w:val="00F469C8"/>
    <w:rsid w:val="00F46E5B"/>
    <w:rsid w:val="00F46EE6"/>
    <w:rsid w:val="00F475FB"/>
    <w:rsid w:val="00F476F5"/>
    <w:rsid w:val="00F47A8E"/>
    <w:rsid w:val="00F47B8E"/>
    <w:rsid w:val="00F47D3C"/>
    <w:rsid w:val="00F500B9"/>
    <w:rsid w:val="00F502C1"/>
    <w:rsid w:val="00F50A7F"/>
    <w:rsid w:val="00F5150A"/>
    <w:rsid w:val="00F51911"/>
    <w:rsid w:val="00F52695"/>
    <w:rsid w:val="00F530F2"/>
    <w:rsid w:val="00F539C1"/>
    <w:rsid w:val="00F547F2"/>
    <w:rsid w:val="00F549C1"/>
    <w:rsid w:val="00F5554B"/>
    <w:rsid w:val="00F55597"/>
    <w:rsid w:val="00F5574C"/>
    <w:rsid w:val="00F55D9F"/>
    <w:rsid w:val="00F55FB0"/>
    <w:rsid w:val="00F56A16"/>
    <w:rsid w:val="00F56EFB"/>
    <w:rsid w:val="00F57093"/>
    <w:rsid w:val="00F57397"/>
    <w:rsid w:val="00F600F5"/>
    <w:rsid w:val="00F60118"/>
    <w:rsid w:val="00F60234"/>
    <w:rsid w:val="00F60461"/>
    <w:rsid w:val="00F60595"/>
    <w:rsid w:val="00F60EA4"/>
    <w:rsid w:val="00F61379"/>
    <w:rsid w:val="00F6138D"/>
    <w:rsid w:val="00F61B27"/>
    <w:rsid w:val="00F61B74"/>
    <w:rsid w:val="00F61CA2"/>
    <w:rsid w:val="00F61F62"/>
    <w:rsid w:val="00F6205A"/>
    <w:rsid w:val="00F624FE"/>
    <w:rsid w:val="00F62653"/>
    <w:rsid w:val="00F6272E"/>
    <w:rsid w:val="00F62E41"/>
    <w:rsid w:val="00F6326C"/>
    <w:rsid w:val="00F63409"/>
    <w:rsid w:val="00F635BA"/>
    <w:rsid w:val="00F63D4B"/>
    <w:rsid w:val="00F641C7"/>
    <w:rsid w:val="00F641CC"/>
    <w:rsid w:val="00F642C8"/>
    <w:rsid w:val="00F64304"/>
    <w:rsid w:val="00F64DC5"/>
    <w:rsid w:val="00F64FC9"/>
    <w:rsid w:val="00F65559"/>
    <w:rsid w:val="00F658FC"/>
    <w:rsid w:val="00F65B9B"/>
    <w:rsid w:val="00F665A1"/>
    <w:rsid w:val="00F66B95"/>
    <w:rsid w:val="00F66E6C"/>
    <w:rsid w:val="00F672A7"/>
    <w:rsid w:val="00F6734E"/>
    <w:rsid w:val="00F6759B"/>
    <w:rsid w:val="00F67814"/>
    <w:rsid w:val="00F704E9"/>
    <w:rsid w:val="00F705C6"/>
    <w:rsid w:val="00F70AC4"/>
    <w:rsid w:val="00F70C55"/>
    <w:rsid w:val="00F70CE6"/>
    <w:rsid w:val="00F71006"/>
    <w:rsid w:val="00F71348"/>
    <w:rsid w:val="00F7165B"/>
    <w:rsid w:val="00F717C6"/>
    <w:rsid w:val="00F71CBE"/>
    <w:rsid w:val="00F71E81"/>
    <w:rsid w:val="00F71ECD"/>
    <w:rsid w:val="00F72292"/>
    <w:rsid w:val="00F72931"/>
    <w:rsid w:val="00F72ABA"/>
    <w:rsid w:val="00F72B41"/>
    <w:rsid w:val="00F72C03"/>
    <w:rsid w:val="00F72FA1"/>
    <w:rsid w:val="00F73467"/>
    <w:rsid w:val="00F737D6"/>
    <w:rsid w:val="00F73DFF"/>
    <w:rsid w:val="00F73EBF"/>
    <w:rsid w:val="00F740B4"/>
    <w:rsid w:val="00F74248"/>
    <w:rsid w:val="00F7427F"/>
    <w:rsid w:val="00F746A2"/>
    <w:rsid w:val="00F74845"/>
    <w:rsid w:val="00F74E52"/>
    <w:rsid w:val="00F75928"/>
    <w:rsid w:val="00F76568"/>
    <w:rsid w:val="00F7669B"/>
    <w:rsid w:val="00F76777"/>
    <w:rsid w:val="00F76AB8"/>
    <w:rsid w:val="00F76C39"/>
    <w:rsid w:val="00F77726"/>
    <w:rsid w:val="00F779FE"/>
    <w:rsid w:val="00F802C5"/>
    <w:rsid w:val="00F80403"/>
    <w:rsid w:val="00F80F59"/>
    <w:rsid w:val="00F81021"/>
    <w:rsid w:val="00F8121F"/>
    <w:rsid w:val="00F813AF"/>
    <w:rsid w:val="00F81651"/>
    <w:rsid w:val="00F81C16"/>
    <w:rsid w:val="00F81C5A"/>
    <w:rsid w:val="00F81C6F"/>
    <w:rsid w:val="00F82212"/>
    <w:rsid w:val="00F82694"/>
    <w:rsid w:val="00F827CF"/>
    <w:rsid w:val="00F82951"/>
    <w:rsid w:val="00F82BDA"/>
    <w:rsid w:val="00F82CC4"/>
    <w:rsid w:val="00F830E1"/>
    <w:rsid w:val="00F838AF"/>
    <w:rsid w:val="00F83F8F"/>
    <w:rsid w:val="00F84582"/>
    <w:rsid w:val="00F845F9"/>
    <w:rsid w:val="00F849E2"/>
    <w:rsid w:val="00F84B70"/>
    <w:rsid w:val="00F84E33"/>
    <w:rsid w:val="00F84E6B"/>
    <w:rsid w:val="00F8517E"/>
    <w:rsid w:val="00F8583E"/>
    <w:rsid w:val="00F859CB"/>
    <w:rsid w:val="00F86642"/>
    <w:rsid w:val="00F86644"/>
    <w:rsid w:val="00F86D4C"/>
    <w:rsid w:val="00F87592"/>
    <w:rsid w:val="00F8774B"/>
    <w:rsid w:val="00F87C05"/>
    <w:rsid w:val="00F87E9E"/>
    <w:rsid w:val="00F87F63"/>
    <w:rsid w:val="00F9024B"/>
    <w:rsid w:val="00F9090E"/>
    <w:rsid w:val="00F90BB9"/>
    <w:rsid w:val="00F914A4"/>
    <w:rsid w:val="00F91993"/>
    <w:rsid w:val="00F91B34"/>
    <w:rsid w:val="00F91EC5"/>
    <w:rsid w:val="00F923B8"/>
    <w:rsid w:val="00F92A85"/>
    <w:rsid w:val="00F92BDB"/>
    <w:rsid w:val="00F92D53"/>
    <w:rsid w:val="00F933E1"/>
    <w:rsid w:val="00F93A14"/>
    <w:rsid w:val="00F93B0B"/>
    <w:rsid w:val="00F93B75"/>
    <w:rsid w:val="00F93DCE"/>
    <w:rsid w:val="00F942AF"/>
    <w:rsid w:val="00F944A9"/>
    <w:rsid w:val="00F959DD"/>
    <w:rsid w:val="00F95AEA"/>
    <w:rsid w:val="00F95EF0"/>
    <w:rsid w:val="00F95FAC"/>
    <w:rsid w:val="00F9603E"/>
    <w:rsid w:val="00F963B5"/>
    <w:rsid w:val="00F96739"/>
    <w:rsid w:val="00F968A2"/>
    <w:rsid w:val="00FA0389"/>
    <w:rsid w:val="00FA0FC5"/>
    <w:rsid w:val="00FA1337"/>
    <w:rsid w:val="00FA1949"/>
    <w:rsid w:val="00FA1A46"/>
    <w:rsid w:val="00FA1B00"/>
    <w:rsid w:val="00FA1CA2"/>
    <w:rsid w:val="00FA251E"/>
    <w:rsid w:val="00FA28AD"/>
    <w:rsid w:val="00FA2B0A"/>
    <w:rsid w:val="00FA2C75"/>
    <w:rsid w:val="00FA33CF"/>
    <w:rsid w:val="00FA3496"/>
    <w:rsid w:val="00FA3794"/>
    <w:rsid w:val="00FA524B"/>
    <w:rsid w:val="00FA541E"/>
    <w:rsid w:val="00FA57BD"/>
    <w:rsid w:val="00FA62AA"/>
    <w:rsid w:val="00FA6AF0"/>
    <w:rsid w:val="00FA6BBE"/>
    <w:rsid w:val="00FA6C37"/>
    <w:rsid w:val="00FA6D0E"/>
    <w:rsid w:val="00FA6EBD"/>
    <w:rsid w:val="00FA6F82"/>
    <w:rsid w:val="00FB02CC"/>
    <w:rsid w:val="00FB0D45"/>
    <w:rsid w:val="00FB0E50"/>
    <w:rsid w:val="00FB1132"/>
    <w:rsid w:val="00FB11ED"/>
    <w:rsid w:val="00FB151C"/>
    <w:rsid w:val="00FB156E"/>
    <w:rsid w:val="00FB258A"/>
    <w:rsid w:val="00FB2808"/>
    <w:rsid w:val="00FB2D48"/>
    <w:rsid w:val="00FB2EA0"/>
    <w:rsid w:val="00FB3008"/>
    <w:rsid w:val="00FB313F"/>
    <w:rsid w:val="00FB3781"/>
    <w:rsid w:val="00FB38F7"/>
    <w:rsid w:val="00FB3943"/>
    <w:rsid w:val="00FB3BF9"/>
    <w:rsid w:val="00FB4241"/>
    <w:rsid w:val="00FB42E7"/>
    <w:rsid w:val="00FB42ED"/>
    <w:rsid w:val="00FB46C6"/>
    <w:rsid w:val="00FB4717"/>
    <w:rsid w:val="00FB4913"/>
    <w:rsid w:val="00FB4A81"/>
    <w:rsid w:val="00FB4E62"/>
    <w:rsid w:val="00FB4F5A"/>
    <w:rsid w:val="00FB4FAF"/>
    <w:rsid w:val="00FB55E6"/>
    <w:rsid w:val="00FB5608"/>
    <w:rsid w:val="00FB5A7A"/>
    <w:rsid w:val="00FB5B30"/>
    <w:rsid w:val="00FB5E2D"/>
    <w:rsid w:val="00FB5F90"/>
    <w:rsid w:val="00FB63CA"/>
    <w:rsid w:val="00FB6532"/>
    <w:rsid w:val="00FB6B0A"/>
    <w:rsid w:val="00FC076C"/>
    <w:rsid w:val="00FC0B30"/>
    <w:rsid w:val="00FC0B83"/>
    <w:rsid w:val="00FC0BBE"/>
    <w:rsid w:val="00FC0DC8"/>
    <w:rsid w:val="00FC131E"/>
    <w:rsid w:val="00FC1414"/>
    <w:rsid w:val="00FC18DC"/>
    <w:rsid w:val="00FC1992"/>
    <w:rsid w:val="00FC1A1B"/>
    <w:rsid w:val="00FC1A6E"/>
    <w:rsid w:val="00FC1F92"/>
    <w:rsid w:val="00FC283B"/>
    <w:rsid w:val="00FC2C14"/>
    <w:rsid w:val="00FC2E0E"/>
    <w:rsid w:val="00FC35A6"/>
    <w:rsid w:val="00FC38DE"/>
    <w:rsid w:val="00FC3B20"/>
    <w:rsid w:val="00FC3BC9"/>
    <w:rsid w:val="00FC3F21"/>
    <w:rsid w:val="00FC41E8"/>
    <w:rsid w:val="00FC46CA"/>
    <w:rsid w:val="00FC4A1B"/>
    <w:rsid w:val="00FC4E79"/>
    <w:rsid w:val="00FC4F19"/>
    <w:rsid w:val="00FC5284"/>
    <w:rsid w:val="00FC55FE"/>
    <w:rsid w:val="00FC5BC6"/>
    <w:rsid w:val="00FC6181"/>
    <w:rsid w:val="00FC6492"/>
    <w:rsid w:val="00FC7388"/>
    <w:rsid w:val="00FC766D"/>
    <w:rsid w:val="00FC76AE"/>
    <w:rsid w:val="00FC7887"/>
    <w:rsid w:val="00FC7A6A"/>
    <w:rsid w:val="00FD01C4"/>
    <w:rsid w:val="00FD043A"/>
    <w:rsid w:val="00FD0624"/>
    <w:rsid w:val="00FD0634"/>
    <w:rsid w:val="00FD07F3"/>
    <w:rsid w:val="00FD080F"/>
    <w:rsid w:val="00FD0B54"/>
    <w:rsid w:val="00FD1258"/>
    <w:rsid w:val="00FD1573"/>
    <w:rsid w:val="00FD1EB9"/>
    <w:rsid w:val="00FD2149"/>
    <w:rsid w:val="00FD24BC"/>
    <w:rsid w:val="00FD2D5B"/>
    <w:rsid w:val="00FD2E19"/>
    <w:rsid w:val="00FD3003"/>
    <w:rsid w:val="00FD3414"/>
    <w:rsid w:val="00FD39A8"/>
    <w:rsid w:val="00FD3A39"/>
    <w:rsid w:val="00FD3C4D"/>
    <w:rsid w:val="00FD3D39"/>
    <w:rsid w:val="00FD4542"/>
    <w:rsid w:val="00FD4AD9"/>
    <w:rsid w:val="00FD4E2A"/>
    <w:rsid w:val="00FD561F"/>
    <w:rsid w:val="00FD5904"/>
    <w:rsid w:val="00FD59EA"/>
    <w:rsid w:val="00FD5A13"/>
    <w:rsid w:val="00FD5BA2"/>
    <w:rsid w:val="00FD6188"/>
    <w:rsid w:val="00FD66C2"/>
    <w:rsid w:val="00FD66CB"/>
    <w:rsid w:val="00FD6A59"/>
    <w:rsid w:val="00FD6B09"/>
    <w:rsid w:val="00FD6EEE"/>
    <w:rsid w:val="00FD75A0"/>
    <w:rsid w:val="00FD776B"/>
    <w:rsid w:val="00FD7958"/>
    <w:rsid w:val="00FD7E3A"/>
    <w:rsid w:val="00FE0375"/>
    <w:rsid w:val="00FE05A2"/>
    <w:rsid w:val="00FE11D0"/>
    <w:rsid w:val="00FE12AD"/>
    <w:rsid w:val="00FE14E6"/>
    <w:rsid w:val="00FE1DF5"/>
    <w:rsid w:val="00FE22B2"/>
    <w:rsid w:val="00FE2686"/>
    <w:rsid w:val="00FE295B"/>
    <w:rsid w:val="00FE2C73"/>
    <w:rsid w:val="00FE2D4A"/>
    <w:rsid w:val="00FE2EEB"/>
    <w:rsid w:val="00FE38AF"/>
    <w:rsid w:val="00FE3981"/>
    <w:rsid w:val="00FE39E4"/>
    <w:rsid w:val="00FE432A"/>
    <w:rsid w:val="00FE5169"/>
    <w:rsid w:val="00FE540E"/>
    <w:rsid w:val="00FE5788"/>
    <w:rsid w:val="00FE5945"/>
    <w:rsid w:val="00FE5D95"/>
    <w:rsid w:val="00FE6133"/>
    <w:rsid w:val="00FE65B3"/>
    <w:rsid w:val="00FE734B"/>
    <w:rsid w:val="00FE7418"/>
    <w:rsid w:val="00FE768B"/>
    <w:rsid w:val="00FE776A"/>
    <w:rsid w:val="00FE7D2D"/>
    <w:rsid w:val="00FF077D"/>
    <w:rsid w:val="00FF0BF5"/>
    <w:rsid w:val="00FF142D"/>
    <w:rsid w:val="00FF17BC"/>
    <w:rsid w:val="00FF1B5A"/>
    <w:rsid w:val="00FF1C12"/>
    <w:rsid w:val="00FF28D8"/>
    <w:rsid w:val="00FF29CC"/>
    <w:rsid w:val="00FF2BFB"/>
    <w:rsid w:val="00FF339E"/>
    <w:rsid w:val="00FF3C3B"/>
    <w:rsid w:val="00FF4354"/>
    <w:rsid w:val="00FF43C5"/>
    <w:rsid w:val="00FF5155"/>
    <w:rsid w:val="00FF5260"/>
    <w:rsid w:val="00FF52DE"/>
    <w:rsid w:val="00FF602B"/>
    <w:rsid w:val="00FF666E"/>
    <w:rsid w:val="00FF7AE9"/>
    <w:rsid w:val="01B51E77"/>
    <w:rsid w:val="0214333E"/>
    <w:rsid w:val="03570021"/>
    <w:rsid w:val="04CB3F82"/>
    <w:rsid w:val="06927BF0"/>
    <w:rsid w:val="086D7568"/>
    <w:rsid w:val="08A373C6"/>
    <w:rsid w:val="091563E8"/>
    <w:rsid w:val="09685DFB"/>
    <w:rsid w:val="0C0D0172"/>
    <w:rsid w:val="0CCD20C2"/>
    <w:rsid w:val="0CED6FCF"/>
    <w:rsid w:val="0DB75C27"/>
    <w:rsid w:val="107719D6"/>
    <w:rsid w:val="120B06AB"/>
    <w:rsid w:val="126D2E93"/>
    <w:rsid w:val="138A52B7"/>
    <w:rsid w:val="14B556B5"/>
    <w:rsid w:val="14C14175"/>
    <w:rsid w:val="15B018C0"/>
    <w:rsid w:val="16E7264D"/>
    <w:rsid w:val="183440DB"/>
    <w:rsid w:val="18425D3B"/>
    <w:rsid w:val="187C0732"/>
    <w:rsid w:val="1C0401B7"/>
    <w:rsid w:val="1CAC2F11"/>
    <w:rsid w:val="1CF714A0"/>
    <w:rsid w:val="1D0B27FC"/>
    <w:rsid w:val="1D2102A8"/>
    <w:rsid w:val="1D530C0B"/>
    <w:rsid w:val="1D543810"/>
    <w:rsid w:val="1D9216AA"/>
    <w:rsid w:val="1E7473D1"/>
    <w:rsid w:val="1EF53458"/>
    <w:rsid w:val="1F363D11"/>
    <w:rsid w:val="20801571"/>
    <w:rsid w:val="21E46EFC"/>
    <w:rsid w:val="21FF7565"/>
    <w:rsid w:val="22654DA0"/>
    <w:rsid w:val="23013A02"/>
    <w:rsid w:val="240E0A02"/>
    <w:rsid w:val="2559283E"/>
    <w:rsid w:val="25D43B85"/>
    <w:rsid w:val="2803533F"/>
    <w:rsid w:val="28FE5D28"/>
    <w:rsid w:val="2BEC6FEA"/>
    <w:rsid w:val="2C7866E7"/>
    <w:rsid w:val="2DDA55FC"/>
    <w:rsid w:val="2DED0FAA"/>
    <w:rsid w:val="2F0E5FBD"/>
    <w:rsid w:val="2F765E89"/>
    <w:rsid w:val="2F825E26"/>
    <w:rsid w:val="322E0B9F"/>
    <w:rsid w:val="336425D6"/>
    <w:rsid w:val="35F017AC"/>
    <w:rsid w:val="37C32BC2"/>
    <w:rsid w:val="3A972D73"/>
    <w:rsid w:val="3CAD3EDE"/>
    <w:rsid w:val="3E2A5A71"/>
    <w:rsid w:val="3E3C6A99"/>
    <w:rsid w:val="42904E40"/>
    <w:rsid w:val="42FD0EDC"/>
    <w:rsid w:val="447E5872"/>
    <w:rsid w:val="462F4627"/>
    <w:rsid w:val="475E46FA"/>
    <w:rsid w:val="4AB92D04"/>
    <w:rsid w:val="4C1147B1"/>
    <w:rsid w:val="4C8B7116"/>
    <w:rsid w:val="4D144B20"/>
    <w:rsid w:val="4D212282"/>
    <w:rsid w:val="4D8C5FE4"/>
    <w:rsid w:val="4DD00EE9"/>
    <w:rsid w:val="50E40DC5"/>
    <w:rsid w:val="514665D9"/>
    <w:rsid w:val="51B32750"/>
    <w:rsid w:val="51F2667B"/>
    <w:rsid w:val="53695B47"/>
    <w:rsid w:val="573828CB"/>
    <w:rsid w:val="58983E7C"/>
    <w:rsid w:val="596B0B4B"/>
    <w:rsid w:val="5A504C56"/>
    <w:rsid w:val="5BB1161F"/>
    <w:rsid w:val="5C3F5C04"/>
    <w:rsid w:val="5CA16EC6"/>
    <w:rsid w:val="5D1B635F"/>
    <w:rsid w:val="5E547C92"/>
    <w:rsid w:val="5F4C7E68"/>
    <w:rsid w:val="604C68E6"/>
    <w:rsid w:val="610354C8"/>
    <w:rsid w:val="624A5601"/>
    <w:rsid w:val="6288530B"/>
    <w:rsid w:val="64B662D8"/>
    <w:rsid w:val="64C4721B"/>
    <w:rsid w:val="64EE35C8"/>
    <w:rsid w:val="65175192"/>
    <w:rsid w:val="66642445"/>
    <w:rsid w:val="66B62A97"/>
    <w:rsid w:val="67893F16"/>
    <w:rsid w:val="67BA2435"/>
    <w:rsid w:val="69606F79"/>
    <w:rsid w:val="6A246821"/>
    <w:rsid w:val="6B4B33F5"/>
    <w:rsid w:val="6EE9761B"/>
    <w:rsid w:val="70F31E93"/>
    <w:rsid w:val="71556A9D"/>
    <w:rsid w:val="7340545D"/>
    <w:rsid w:val="73FB5EE6"/>
    <w:rsid w:val="741C29AD"/>
    <w:rsid w:val="74457E39"/>
    <w:rsid w:val="75A7319C"/>
    <w:rsid w:val="7D9C420B"/>
    <w:rsid w:val="7EEA5F09"/>
    <w:rsid w:val="7F391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iPriority="99"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4"/>
    <w:qFormat/>
    <w:uiPriority w:val="9"/>
    <w:pPr>
      <w:spacing w:line="578" w:lineRule="auto"/>
      <w:ind w:firstLine="200" w:firstLineChars="200"/>
      <w:jc w:val="center"/>
      <w:outlineLvl w:val="0"/>
    </w:pPr>
    <w:rPr>
      <w:b/>
      <w:bCs/>
      <w:kern w:val="44"/>
      <w:sz w:val="24"/>
      <w:szCs w:val="44"/>
    </w:rPr>
  </w:style>
  <w:style w:type="paragraph" w:styleId="3">
    <w:name w:val="heading 2"/>
    <w:basedOn w:val="1"/>
    <w:next w:val="1"/>
    <w:link w:val="19"/>
    <w:qFormat/>
    <w:uiPriority w:val="9"/>
    <w:pPr>
      <w:spacing w:before="260" w:line="360" w:lineRule="auto"/>
      <w:ind w:firstLine="200" w:firstLineChars="200"/>
      <w:jc w:val="center"/>
      <w:outlineLvl w:val="1"/>
    </w:pPr>
    <w:rPr>
      <w:bCs/>
      <w:sz w:val="28"/>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99"/>
    <w:pPr>
      <w:wordWrap w:val="0"/>
    </w:pPr>
    <w:rPr>
      <w:rFonts w:ascii="Arial" w:hAnsi="Arial" w:eastAsia="黑体"/>
    </w:rPr>
  </w:style>
  <w:style w:type="paragraph" w:styleId="5">
    <w:name w:val="Document Map"/>
    <w:basedOn w:val="1"/>
    <w:semiHidden/>
    <w:qFormat/>
    <w:uiPriority w:val="0"/>
    <w:pPr>
      <w:shd w:val="clear" w:color="auto" w:fill="000080"/>
    </w:pPr>
  </w:style>
  <w:style w:type="paragraph" w:styleId="6">
    <w:name w:val="annotation text"/>
    <w:basedOn w:val="1"/>
    <w:link w:val="20"/>
    <w:qFormat/>
    <w:uiPriority w:val="99"/>
    <w:pPr>
      <w:jc w:val="left"/>
    </w:pPr>
  </w:style>
  <w:style w:type="paragraph" w:styleId="7">
    <w:name w:val="Balloon Text"/>
    <w:basedOn w:val="1"/>
    <w:semiHidden/>
    <w:qFormat/>
    <w:uiPriority w:val="0"/>
    <w:rPr>
      <w:sz w:val="18"/>
      <w:szCs w:val="18"/>
    </w:rPr>
  </w:style>
  <w:style w:type="paragraph" w:styleId="8">
    <w:name w:val="footer"/>
    <w:basedOn w:val="1"/>
    <w:link w:val="31"/>
    <w:qFormat/>
    <w:uiPriority w:val="99"/>
    <w:pPr>
      <w:tabs>
        <w:tab w:val="center" w:pos="4153"/>
        <w:tab w:val="right" w:pos="8306"/>
      </w:tabs>
      <w:snapToGrid w:val="0"/>
      <w:jc w:val="left"/>
    </w:pPr>
    <w:rPr>
      <w:sz w:val="18"/>
    </w:rPr>
  </w:style>
  <w:style w:type="paragraph" w:styleId="9">
    <w:name w:val="header"/>
    <w:basedOn w:val="1"/>
    <w:link w:val="30"/>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23"/>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Emphasis"/>
    <w:qFormat/>
    <w:uiPriority w:val="0"/>
    <w:rPr>
      <w:color w:val="CC0033"/>
    </w:rPr>
  </w:style>
  <w:style w:type="character" w:styleId="16">
    <w:name w:val="line number"/>
    <w:basedOn w:val="13"/>
    <w:qFormat/>
    <w:uiPriority w:val="0"/>
  </w:style>
  <w:style w:type="character" w:styleId="17">
    <w:name w:val="Hyperlink"/>
    <w:uiPriority w:val="0"/>
    <w:rPr>
      <w:color w:val="0000FF"/>
      <w:u w:val="single"/>
    </w:rPr>
  </w:style>
  <w:style w:type="character" w:styleId="18">
    <w:name w:val="annotation reference"/>
    <w:qFormat/>
    <w:uiPriority w:val="0"/>
    <w:rPr>
      <w:sz w:val="21"/>
      <w:szCs w:val="21"/>
    </w:rPr>
  </w:style>
  <w:style w:type="character" w:customStyle="1" w:styleId="19">
    <w:name w:val="标题 2 字符"/>
    <w:link w:val="3"/>
    <w:qFormat/>
    <w:uiPriority w:val="9"/>
    <w:rPr>
      <w:bCs/>
      <w:kern w:val="2"/>
      <w:sz w:val="28"/>
      <w:szCs w:val="32"/>
    </w:rPr>
  </w:style>
  <w:style w:type="character" w:customStyle="1" w:styleId="20">
    <w:name w:val="批注文字 字符"/>
    <w:link w:val="6"/>
    <w:qFormat/>
    <w:uiPriority w:val="99"/>
    <w:rPr>
      <w:kern w:val="2"/>
      <w:sz w:val="21"/>
    </w:rPr>
  </w:style>
  <w:style w:type="character" w:customStyle="1" w:styleId="21">
    <w:name w:val="fontstyle01"/>
    <w:qFormat/>
    <w:uiPriority w:val="0"/>
    <w:rPr>
      <w:rFonts w:hint="eastAsia" w:ascii="宋体" w:hAnsi="宋体" w:eastAsia="宋体"/>
      <w:color w:val="000000"/>
      <w:sz w:val="28"/>
      <w:szCs w:val="28"/>
    </w:rPr>
  </w:style>
  <w:style w:type="character" w:customStyle="1" w:styleId="22">
    <w:name w:val="fontstyle21"/>
    <w:qFormat/>
    <w:uiPriority w:val="0"/>
    <w:rPr>
      <w:rFonts w:hint="default" w:ascii="Times New Roman" w:hAnsi="Times New Roman" w:cs="Times New Roman"/>
      <w:color w:val="000000"/>
      <w:sz w:val="28"/>
      <w:szCs w:val="28"/>
    </w:rPr>
  </w:style>
  <w:style w:type="character" w:customStyle="1" w:styleId="23">
    <w:name w:val="批注主题 字符"/>
    <w:link w:val="10"/>
    <w:qFormat/>
    <w:uiPriority w:val="0"/>
    <w:rPr>
      <w:b/>
      <w:bCs/>
      <w:kern w:val="2"/>
      <w:sz w:val="21"/>
    </w:rPr>
  </w:style>
  <w:style w:type="character" w:customStyle="1" w:styleId="24">
    <w:name w:val="标题 1 字符"/>
    <w:link w:val="2"/>
    <w:qFormat/>
    <w:uiPriority w:val="9"/>
    <w:rPr>
      <w:b/>
      <w:bCs/>
      <w:kern w:val="44"/>
      <w:sz w:val="24"/>
      <w:szCs w:val="44"/>
    </w:rPr>
  </w:style>
  <w:style w:type="paragraph" w:customStyle="1" w:styleId="25">
    <w:name w:val="缺省文本"/>
    <w:basedOn w:val="1"/>
    <w:qFormat/>
    <w:uiPriority w:val="0"/>
    <w:pPr>
      <w:autoSpaceDE w:val="0"/>
      <w:autoSpaceDN w:val="0"/>
      <w:adjustRightInd w:val="0"/>
      <w:spacing w:line="360" w:lineRule="auto"/>
      <w:jc w:val="left"/>
    </w:pPr>
    <w:rPr>
      <w:kern w:val="0"/>
    </w:rPr>
  </w:style>
  <w:style w:type="paragraph" w:customStyle="1" w:styleId="26">
    <w:name w:val="默认段落字体 Para Char Char Char Char Char Char Char Char Char Char"/>
    <w:basedOn w:val="5"/>
    <w:qFormat/>
    <w:uiPriority w:val="0"/>
    <w:pPr>
      <w:adjustRightInd w:val="0"/>
      <w:spacing w:line="436" w:lineRule="exact"/>
      <w:ind w:left="357"/>
      <w:jc w:val="left"/>
      <w:outlineLvl w:val="3"/>
    </w:pPr>
    <w:rPr>
      <w:rFonts w:ascii="Tahoma" w:hAnsi="Tahoma"/>
      <w:b/>
      <w:sz w:val="24"/>
      <w:szCs w:val="24"/>
    </w:rPr>
  </w:style>
  <w:style w:type="paragraph" w:customStyle="1" w:styleId="27">
    <w:name w:val="标题2"/>
    <w:basedOn w:val="1"/>
    <w:qFormat/>
    <w:uiPriority w:val="0"/>
    <w:pPr>
      <w:autoSpaceDE w:val="0"/>
      <w:autoSpaceDN w:val="0"/>
      <w:adjustRightInd w:val="0"/>
      <w:spacing w:line="360" w:lineRule="auto"/>
      <w:jc w:val="left"/>
    </w:pPr>
    <w:rPr>
      <w:rFonts w:ascii="宋体"/>
      <w:kern w:val="0"/>
      <w:sz w:val="24"/>
    </w:rPr>
  </w:style>
  <w:style w:type="character" w:styleId="28">
    <w:name w:val="Placeholder Text"/>
    <w:basedOn w:val="13"/>
    <w:unhideWhenUsed/>
    <w:qFormat/>
    <w:uiPriority w:val="99"/>
    <w:rPr>
      <w:color w:val="808080"/>
    </w:rPr>
  </w:style>
  <w:style w:type="paragraph" w:customStyle="1" w:styleId="29">
    <w:name w:val="默认"/>
    <w:qFormat/>
    <w:uiPriority w:val="0"/>
    <w:pPr>
      <w:spacing w:before="16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30">
    <w:name w:val="页眉 字符"/>
    <w:basedOn w:val="13"/>
    <w:link w:val="9"/>
    <w:qFormat/>
    <w:uiPriority w:val="0"/>
    <w:rPr>
      <w:kern w:val="2"/>
      <w:sz w:val="18"/>
      <w:szCs w:val="18"/>
    </w:rPr>
  </w:style>
  <w:style w:type="character" w:customStyle="1" w:styleId="31">
    <w:name w:val="页脚 字符"/>
    <w:basedOn w:val="13"/>
    <w:link w:val="8"/>
    <w:qFormat/>
    <w:uiPriority w:val="99"/>
    <w:rPr>
      <w:kern w:val="2"/>
      <w:sz w:val="18"/>
    </w:rPr>
  </w:style>
  <w:style w:type="paragraph" w:customStyle="1" w:styleId="32">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33">
    <w:name w:val="Revision"/>
    <w:hidden/>
    <w:unhideWhenUsed/>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68B27-9807-4246-A8FA-E01FD53CC643}">
  <ds:schemaRefs/>
</ds:datastoreItem>
</file>

<file path=docProps/app.xml><?xml version="1.0" encoding="utf-8"?>
<Properties xmlns="http://schemas.openxmlformats.org/officeDocument/2006/extended-properties" xmlns:vt="http://schemas.openxmlformats.org/officeDocument/2006/docPropsVTypes">
  <Template>Normal.dotm</Template>
  <Company>Dragon IP</Company>
  <Pages>5</Pages>
  <Words>3112</Words>
  <Characters>3295</Characters>
  <Lines>907</Lines>
  <Paragraphs>937</Paragraphs>
  <TotalTime>64</TotalTime>
  <ScaleCrop>false</ScaleCrop>
  <LinksUpToDate>false</LinksUpToDate>
  <CharactersWithSpaces>3316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2025-04-17T04:35:00Z</dcterms:created>
  <dc:creator>494296</dc:creator>
  <cp:lastModifiedBy>微信用户</cp:lastModifiedBy>
  <cp:lastPrinted>2020-07-31T02:52:00Z</cp:lastPrinted>
  <dcterms:modified xsi:type="dcterms:W3CDTF">2025-09-05T04:26:13Z</dcterms:modified>
  <dc:title>10003     2002</dc:title>
  <cp:revision>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HWMT_d46a6755">
    <vt:lpwstr>f245681d_mFV0yj84Jik2OspOlHv4qd+xXpA=_8QYrr2VhfDY+NtNJkXb9p9WKxDfnRbkflpLoZs1M429Bq3g6pc7dXJk64f0E62gDLqqrO/syTOIWs6Ab1cC6GFnd4w==_5c3033dd</vt:lpwstr>
  </property>
  <property fmtid="{D5CDD505-2E9C-101B-9397-08002B2CF9AE}" pid="3" name="KSOProductBuildVer">
    <vt:lpwstr>2052-11.1.0.12165</vt:lpwstr>
  </property>
  <property fmtid="{D5CDD505-2E9C-101B-9397-08002B2CF9AE}" pid="4" name="ICV">
    <vt:lpwstr>F70641CB27CC4F63B9272B10AFB49704_13</vt:lpwstr>
  </property>
  <property fmtid="{D5CDD505-2E9C-101B-9397-08002B2CF9AE}" pid="5" name="KSOTemplateDocerSaveRecord">
    <vt:lpwstr>eyJoZGlkIjoiZmZlOWUyYTk2MjQzNmMzNTk2MGJjYzg0ODc1MGZiZjIiLCJ1c2VySWQiOiIzODE0NjE0MTMifQ==</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http://www.zotero.org/styles/apa-5th-edition</vt:lpwstr>
  </property>
  <property fmtid="{D5CDD505-2E9C-101B-9397-08002B2CF9AE}" pid="9" name="Mendeley Recent Style Name 1_1">
    <vt:lpwstr>American Psychological Association 5th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http://www.zotero.org/styles/computers-and-electronics-in-agriculture</vt:lpwstr>
  </property>
  <property fmtid="{D5CDD505-2E9C-101B-9397-08002B2CF9AE}" pid="17" name="Mendeley Recent Style Name 5_1">
    <vt:lpwstr>Computers and Electronics in Agriculture</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